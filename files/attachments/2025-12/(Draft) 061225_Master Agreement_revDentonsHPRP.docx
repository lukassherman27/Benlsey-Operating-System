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3862"/>
        <w:tblW w:w="0" w:type="auto"/>
        <w:tblLook w:val="04A0" w:firstRow="1" w:lastRow="0" w:firstColumn="1" w:lastColumn="0" w:noHBand="0" w:noVBand="1"/>
      </w:tblPr>
      <w:tblGrid>
        <w:gridCol w:w="9016"/>
      </w:tblGrid>
      <w:tr w:rsidR="007842D4" w:rsidRPr="00DF2829" w14:paraId="79E40463" w14:textId="77777777" w:rsidTr="00595C22">
        <w:tc>
          <w:tcPr>
            <w:tcW w:w="9016" w:type="dxa"/>
            <w:tcBorders>
              <w:top w:val="single" w:sz="4" w:space="0" w:color="auto"/>
              <w:left w:val="nil"/>
              <w:bottom w:val="single" w:sz="4" w:space="0" w:color="auto"/>
              <w:right w:val="nil"/>
            </w:tcBorders>
          </w:tcPr>
          <w:p w14:paraId="10656CD9" w14:textId="77777777" w:rsidR="007842D4" w:rsidRPr="00DF2829" w:rsidRDefault="007842D4" w:rsidP="00E70447">
            <w:pPr>
              <w:jc w:val="center"/>
              <w:rPr>
                <w:rFonts w:asciiTheme="majorBidi" w:hAnsiTheme="majorBidi" w:cstheme="majorBidi"/>
                <w:b/>
                <w:bCs/>
                <w:sz w:val="36"/>
                <w:szCs w:val="36"/>
              </w:rPr>
            </w:pPr>
            <w:r w:rsidRPr="00DF2829">
              <w:rPr>
                <w:rFonts w:asciiTheme="majorBidi" w:hAnsiTheme="majorBidi" w:cstheme="majorBidi"/>
                <w:b/>
                <w:bCs/>
                <w:sz w:val="36"/>
                <w:szCs w:val="36"/>
              </w:rPr>
              <w:t xml:space="preserve">Master Agreement </w:t>
            </w:r>
          </w:p>
          <w:p w14:paraId="07A7C4C0" w14:textId="77777777" w:rsidR="00E70447" w:rsidRPr="00DF2829" w:rsidRDefault="00E70447" w:rsidP="00E70447">
            <w:pPr>
              <w:jc w:val="center"/>
              <w:rPr>
                <w:rFonts w:asciiTheme="majorBidi" w:hAnsiTheme="majorBidi" w:cstheme="majorBidi"/>
                <w:b/>
                <w:bCs/>
                <w:sz w:val="36"/>
                <w:szCs w:val="36"/>
              </w:rPr>
            </w:pPr>
          </w:p>
          <w:p w14:paraId="1E0D88B1" w14:textId="77777777" w:rsidR="007842D4" w:rsidRPr="00DF2829" w:rsidRDefault="007842D4" w:rsidP="00E70447">
            <w:pPr>
              <w:jc w:val="center"/>
              <w:rPr>
                <w:rFonts w:asciiTheme="majorBidi" w:hAnsiTheme="majorBidi" w:cstheme="majorBidi"/>
                <w:sz w:val="36"/>
                <w:szCs w:val="36"/>
              </w:rPr>
            </w:pPr>
            <w:r w:rsidRPr="00DF2829">
              <w:rPr>
                <w:rFonts w:asciiTheme="majorBidi" w:hAnsiTheme="majorBidi" w:cstheme="majorBidi"/>
                <w:sz w:val="36"/>
                <w:szCs w:val="36"/>
              </w:rPr>
              <w:t xml:space="preserve">by and between </w:t>
            </w:r>
          </w:p>
          <w:p w14:paraId="396FD3ED" w14:textId="77777777" w:rsidR="00E70447" w:rsidRPr="00DF2829" w:rsidRDefault="00E70447" w:rsidP="00E70447">
            <w:pPr>
              <w:jc w:val="center"/>
              <w:rPr>
                <w:rFonts w:asciiTheme="majorBidi" w:hAnsiTheme="majorBidi" w:cstheme="majorBidi"/>
                <w:sz w:val="36"/>
                <w:szCs w:val="36"/>
              </w:rPr>
            </w:pPr>
          </w:p>
          <w:p w14:paraId="0841A933" w14:textId="2DC838DE" w:rsidR="007842D4" w:rsidRPr="00DF2829" w:rsidRDefault="001C65A7" w:rsidP="00E70447">
            <w:pPr>
              <w:jc w:val="center"/>
              <w:rPr>
                <w:rFonts w:asciiTheme="majorBidi" w:hAnsiTheme="majorBidi" w:cstheme="majorBidi"/>
                <w:b/>
                <w:bCs/>
                <w:sz w:val="36"/>
                <w:szCs w:val="36"/>
              </w:rPr>
            </w:pPr>
            <w:proofErr w:type="spellStart"/>
            <w:ins w:id="0" w:author="Dentons - TA" w:date="2025-12-06T22:29:00Z" w16du:dateUtc="2025-12-06T15:29:00Z">
              <w:r w:rsidRPr="001C65A7">
                <w:rPr>
                  <w:rFonts w:asciiTheme="majorBidi" w:hAnsiTheme="majorBidi" w:cstheme="majorBidi"/>
                  <w:b/>
                  <w:bCs/>
                  <w:sz w:val="36"/>
                  <w:szCs w:val="36"/>
                </w:rPr>
                <w:t>Jirachai</w:t>
              </w:r>
              <w:proofErr w:type="spellEnd"/>
              <w:r w:rsidRPr="001C65A7">
                <w:rPr>
                  <w:rFonts w:asciiTheme="majorBidi" w:hAnsiTheme="majorBidi" w:cstheme="majorBidi"/>
                  <w:b/>
                  <w:bCs/>
                  <w:sz w:val="36"/>
                  <w:szCs w:val="36"/>
                </w:rPr>
                <w:t xml:space="preserve"> </w:t>
              </w:r>
              <w:proofErr w:type="spellStart"/>
              <w:r w:rsidRPr="001C65A7">
                <w:rPr>
                  <w:rFonts w:asciiTheme="majorBidi" w:hAnsiTheme="majorBidi" w:cstheme="majorBidi"/>
                  <w:b/>
                  <w:bCs/>
                  <w:sz w:val="36"/>
                  <w:szCs w:val="36"/>
                </w:rPr>
                <w:t>Rengthong</w:t>
              </w:r>
            </w:ins>
            <w:proofErr w:type="spellEnd"/>
            <w:del w:id="1" w:author="Dentons - TA" w:date="2025-12-06T22:29:00Z" w16du:dateUtc="2025-12-06T15:29:00Z">
              <w:r w:rsidR="00972B2E" w:rsidRPr="00DF2829" w:rsidDel="001C65A7">
                <w:rPr>
                  <w:rFonts w:asciiTheme="majorBidi" w:hAnsiTheme="majorBidi" w:cstheme="majorBidi"/>
                  <w:b/>
                  <w:bCs/>
                  <w:sz w:val="36"/>
                  <w:szCs w:val="36"/>
                </w:rPr>
                <w:delText>Lukas Bensley</w:delText>
              </w:r>
            </w:del>
            <w:r w:rsidR="00972B2E" w:rsidRPr="00DF2829">
              <w:rPr>
                <w:rFonts w:asciiTheme="majorBidi" w:hAnsiTheme="majorBidi" w:cstheme="majorBidi"/>
                <w:b/>
                <w:bCs/>
                <w:sz w:val="36"/>
                <w:szCs w:val="36"/>
              </w:rPr>
              <w:t xml:space="preserve"> </w:t>
            </w:r>
          </w:p>
          <w:p w14:paraId="3E9457D1" w14:textId="77777777" w:rsidR="00E70447" w:rsidRPr="00DF2829" w:rsidRDefault="00E70447" w:rsidP="00E70447">
            <w:pPr>
              <w:jc w:val="center"/>
              <w:rPr>
                <w:rFonts w:asciiTheme="majorBidi" w:hAnsiTheme="majorBidi" w:cstheme="majorBidi"/>
                <w:b/>
                <w:bCs/>
                <w:sz w:val="36"/>
                <w:szCs w:val="36"/>
              </w:rPr>
            </w:pPr>
          </w:p>
          <w:p w14:paraId="5A04B429" w14:textId="6CC9E449" w:rsidR="007842D4" w:rsidRPr="00DF2829" w:rsidRDefault="00E70447" w:rsidP="00E70447">
            <w:pPr>
              <w:jc w:val="center"/>
              <w:rPr>
                <w:rFonts w:asciiTheme="majorBidi" w:hAnsiTheme="majorBidi" w:cstheme="majorBidi"/>
                <w:sz w:val="36"/>
                <w:szCs w:val="36"/>
              </w:rPr>
            </w:pPr>
            <w:r w:rsidRPr="00DF2829">
              <w:rPr>
                <w:rFonts w:asciiTheme="majorBidi" w:hAnsiTheme="majorBidi" w:cstheme="majorBidi"/>
                <w:sz w:val="36"/>
                <w:szCs w:val="36"/>
              </w:rPr>
              <w:t>a</w:t>
            </w:r>
            <w:r w:rsidR="007842D4" w:rsidRPr="00DF2829">
              <w:rPr>
                <w:rFonts w:asciiTheme="majorBidi" w:hAnsiTheme="majorBidi" w:cstheme="majorBidi"/>
                <w:sz w:val="36"/>
                <w:szCs w:val="36"/>
              </w:rPr>
              <w:t>nd</w:t>
            </w:r>
          </w:p>
          <w:p w14:paraId="17230C33" w14:textId="77777777" w:rsidR="00E70447" w:rsidRPr="00DF2829" w:rsidRDefault="00E70447" w:rsidP="00E70447">
            <w:pPr>
              <w:jc w:val="center"/>
              <w:rPr>
                <w:rFonts w:asciiTheme="majorBidi" w:hAnsiTheme="majorBidi" w:cstheme="majorBidi"/>
                <w:sz w:val="36"/>
                <w:szCs w:val="36"/>
              </w:rPr>
            </w:pPr>
          </w:p>
          <w:p w14:paraId="0180704D" w14:textId="77777777" w:rsidR="007842D4" w:rsidRPr="00DF2829" w:rsidRDefault="007842D4" w:rsidP="00E70447">
            <w:pPr>
              <w:jc w:val="center"/>
              <w:rPr>
                <w:rFonts w:asciiTheme="majorBidi" w:hAnsiTheme="majorBidi" w:cstheme="majorBidi"/>
                <w:b/>
                <w:bCs/>
                <w:sz w:val="36"/>
                <w:szCs w:val="36"/>
              </w:rPr>
            </w:pPr>
            <w:r w:rsidRPr="00DF2829">
              <w:rPr>
                <w:rFonts w:asciiTheme="majorBidi" w:hAnsiTheme="majorBidi" w:cstheme="majorBidi"/>
                <w:b/>
                <w:bCs/>
                <w:sz w:val="36"/>
                <w:szCs w:val="36"/>
              </w:rPr>
              <w:t xml:space="preserve">Ryan Andrew Padgett </w:t>
            </w:r>
          </w:p>
          <w:p w14:paraId="2DA3FD19" w14:textId="77777777" w:rsidR="00E70447" w:rsidRPr="00DF2829" w:rsidRDefault="00E70447" w:rsidP="00E70447">
            <w:pPr>
              <w:jc w:val="center"/>
              <w:rPr>
                <w:rFonts w:asciiTheme="majorBidi" w:hAnsiTheme="majorBidi" w:cstheme="majorBidi"/>
                <w:b/>
                <w:bCs/>
                <w:sz w:val="36"/>
                <w:szCs w:val="36"/>
              </w:rPr>
            </w:pPr>
          </w:p>
          <w:p w14:paraId="3760E090" w14:textId="01D0EAEF" w:rsidR="007842D4" w:rsidRPr="00DF2829" w:rsidRDefault="00E70447" w:rsidP="00E70447">
            <w:pPr>
              <w:jc w:val="center"/>
              <w:rPr>
                <w:rFonts w:asciiTheme="majorBidi" w:hAnsiTheme="majorBidi" w:cstheme="majorBidi"/>
                <w:sz w:val="36"/>
                <w:szCs w:val="36"/>
              </w:rPr>
            </w:pPr>
            <w:r w:rsidRPr="00DF2829">
              <w:rPr>
                <w:rFonts w:asciiTheme="majorBidi" w:hAnsiTheme="majorBidi" w:cstheme="majorBidi"/>
                <w:sz w:val="36"/>
                <w:szCs w:val="36"/>
              </w:rPr>
              <w:t>a</w:t>
            </w:r>
            <w:r w:rsidR="007842D4" w:rsidRPr="00DF2829">
              <w:rPr>
                <w:rFonts w:asciiTheme="majorBidi" w:hAnsiTheme="majorBidi" w:cstheme="majorBidi"/>
                <w:sz w:val="36"/>
                <w:szCs w:val="36"/>
              </w:rPr>
              <w:t>nd</w:t>
            </w:r>
          </w:p>
          <w:p w14:paraId="0C756468" w14:textId="77777777" w:rsidR="00E70447" w:rsidRPr="00DF2829" w:rsidRDefault="00E70447" w:rsidP="00E70447">
            <w:pPr>
              <w:jc w:val="center"/>
              <w:rPr>
                <w:rFonts w:asciiTheme="majorBidi" w:hAnsiTheme="majorBidi" w:cstheme="majorBidi"/>
                <w:sz w:val="36"/>
                <w:szCs w:val="36"/>
              </w:rPr>
            </w:pPr>
          </w:p>
          <w:p w14:paraId="1A93BCB2" w14:textId="77777777" w:rsidR="007842D4" w:rsidRPr="00DF2829" w:rsidRDefault="007842D4" w:rsidP="00E70447">
            <w:pPr>
              <w:jc w:val="center"/>
              <w:rPr>
                <w:rFonts w:asciiTheme="majorBidi" w:hAnsiTheme="majorBidi" w:cstheme="majorBidi"/>
                <w:b/>
                <w:bCs/>
                <w:sz w:val="36"/>
                <w:szCs w:val="36"/>
              </w:rPr>
            </w:pPr>
            <w:r w:rsidRPr="00DF2829">
              <w:rPr>
                <w:rFonts w:asciiTheme="majorBidi" w:hAnsiTheme="majorBidi" w:cstheme="majorBidi"/>
                <w:b/>
                <w:bCs/>
                <w:sz w:val="36"/>
                <w:szCs w:val="36"/>
              </w:rPr>
              <w:t xml:space="preserve">Teresa Wong Padgett </w:t>
            </w:r>
          </w:p>
          <w:p w14:paraId="270B6201" w14:textId="77777777" w:rsidR="00E70447" w:rsidRPr="00DF2829" w:rsidRDefault="00E70447" w:rsidP="00E70447">
            <w:pPr>
              <w:jc w:val="center"/>
              <w:rPr>
                <w:rFonts w:asciiTheme="majorBidi" w:hAnsiTheme="majorBidi" w:cstheme="majorBidi"/>
                <w:b/>
                <w:bCs/>
                <w:sz w:val="36"/>
                <w:szCs w:val="36"/>
              </w:rPr>
            </w:pPr>
          </w:p>
          <w:p w14:paraId="30BAC970" w14:textId="77777777" w:rsidR="007842D4" w:rsidRPr="00DF2829" w:rsidRDefault="007842D4" w:rsidP="00E70447">
            <w:pPr>
              <w:jc w:val="center"/>
              <w:rPr>
                <w:rFonts w:asciiTheme="majorBidi" w:hAnsiTheme="majorBidi" w:cstheme="majorBidi"/>
                <w:sz w:val="36"/>
                <w:szCs w:val="36"/>
              </w:rPr>
            </w:pPr>
            <w:r w:rsidRPr="00DF2829">
              <w:rPr>
                <w:rFonts w:asciiTheme="majorBidi" w:hAnsiTheme="majorBidi" w:cstheme="majorBidi"/>
                <w:sz w:val="36"/>
                <w:szCs w:val="36"/>
              </w:rPr>
              <w:t xml:space="preserve">and </w:t>
            </w:r>
          </w:p>
          <w:p w14:paraId="04942E11" w14:textId="77777777" w:rsidR="00E70447" w:rsidRPr="00DF2829" w:rsidRDefault="00E70447" w:rsidP="00E70447">
            <w:pPr>
              <w:jc w:val="center"/>
              <w:rPr>
                <w:rFonts w:asciiTheme="majorBidi" w:hAnsiTheme="majorBidi" w:cstheme="majorBidi"/>
                <w:sz w:val="36"/>
                <w:szCs w:val="36"/>
              </w:rPr>
            </w:pPr>
          </w:p>
          <w:p w14:paraId="08CEA030" w14:textId="61088C22" w:rsidR="007842D4" w:rsidRPr="00DF2829" w:rsidRDefault="00972B2E" w:rsidP="00E70447">
            <w:pPr>
              <w:jc w:val="center"/>
              <w:rPr>
                <w:rFonts w:asciiTheme="majorBidi" w:hAnsiTheme="majorBidi" w:cstheme="majorBidi"/>
                <w:b/>
                <w:bCs/>
                <w:sz w:val="20"/>
                <w:szCs w:val="20"/>
              </w:rPr>
            </w:pPr>
            <w:r w:rsidRPr="00DF2829">
              <w:rPr>
                <w:rFonts w:asciiTheme="majorBidi" w:hAnsiTheme="majorBidi" w:cstheme="majorBidi"/>
                <w:b/>
                <w:bCs/>
                <w:sz w:val="36"/>
                <w:szCs w:val="36"/>
              </w:rPr>
              <w:t xml:space="preserve">Ketut </w:t>
            </w:r>
            <w:proofErr w:type="spellStart"/>
            <w:r w:rsidRPr="00DF2829">
              <w:rPr>
                <w:rFonts w:asciiTheme="majorBidi" w:hAnsiTheme="majorBidi" w:cstheme="majorBidi"/>
                <w:b/>
                <w:bCs/>
                <w:sz w:val="36"/>
                <w:szCs w:val="36"/>
              </w:rPr>
              <w:t>Suasana</w:t>
            </w:r>
            <w:proofErr w:type="spellEnd"/>
            <w:r w:rsidRPr="00DF2829">
              <w:rPr>
                <w:rFonts w:asciiTheme="majorBidi" w:hAnsiTheme="majorBidi" w:cstheme="majorBidi"/>
                <w:b/>
                <w:bCs/>
                <w:sz w:val="36"/>
                <w:szCs w:val="36"/>
              </w:rPr>
              <w:t xml:space="preserve"> Hardika</w:t>
            </w:r>
            <w:r w:rsidRPr="00DF2829">
              <w:rPr>
                <w:rFonts w:asciiTheme="majorBidi" w:hAnsiTheme="majorBidi" w:cstheme="majorBidi"/>
                <w:b/>
                <w:bCs/>
                <w:sz w:val="20"/>
                <w:szCs w:val="20"/>
              </w:rPr>
              <w:t xml:space="preserve"> </w:t>
            </w:r>
            <w:r w:rsidR="007842D4" w:rsidRPr="00DF2829">
              <w:rPr>
                <w:rFonts w:asciiTheme="majorBidi" w:hAnsiTheme="majorBidi" w:cstheme="majorBidi"/>
                <w:b/>
                <w:bCs/>
                <w:sz w:val="20"/>
                <w:szCs w:val="20"/>
              </w:rPr>
              <w:t xml:space="preserve"> </w:t>
            </w:r>
          </w:p>
        </w:tc>
      </w:tr>
    </w:tbl>
    <w:p w14:paraId="187E03AA" w14:textId="77777777" w:rsidR="007F3B87" w:rsidRPr="00DF2829" w:rsidRDefault="007F3B87" w:rsidP="00E70447">
      <w:pPr>
        <w:spacing w:after="0" w:line="240" w:lineRule="auto"/>
        <w:jc w:val="both"/>
        <w:rPr>
          <w:rFonts w:asciiTheme="majorBidi" w:hAnsiTheme="majorBidi" w:cstheme="majorBidi"/>
          <w:sz w:val="20"/>
          <w:szCs w:val="20"/>
        </w:rPr>
      </w:pPr>
    </w:p>
    <w:p w14:paraId="26CFD547" w14:textId="77777777" w:rsidR="004269CF" w:rsidRPr="00DF2829" w:rsidRDefault="004269CF" w:rsidP="00E70447">
      <w:pPr>
        <w:spacing w:after="0"/>
        <w:rPr>
          <w:rFonts w:asciiTheme="majorBidi" w:hAnsiTheme="majorBidi" w:cstheme="majorBidi"/>
          <w:sz w:val="20"/>
          <w:szCs w:val="20"/>
        </w:rPr>
      </w:pPr>
    </w:p>
    <w:p w14:paraId="3FE4E9FA" w14:textId="77777777" w:rsidR="004269CF" w:rsidRPr="00DF2829" w:rsidRDefault="004269CF" w:rsidP="00E70447">
      <w:pPr>
        <w:spacing w:after="0"/>
        <w:rPr>
          <w:rFonts w:asciiTheme="majorBidi" w:hAnsiTheme="majorBidi" w:cstheme="majorBidi"/>
          <w:sz w:val="20"/>
          <w:szCs w:val="20"/>
        </w:rPr>
      </w:pPr>
    </w:p>
    <w:p w14:paraId="7685E0A2" w14:textId="77777777" w:rsidR="004269CF" w:rsidRPr="00DF2829" w:rsidRDefault="004269CF" w:rsidP="00E70447">
      <w:pPr>
        <w:spacing w:after="0"/>
        <w:rPr>
          <w:rFonts w:asciiTheme="majorBidi" w:hAnsiTheme="majorBidi" w:cstheme="majorBidi"/>
          <w:sz w:val="20"/>
          <w:szCs w:val="20"/>
        </w:rPr>
      </w:pPr>
    </w:p>
    <w:p w14:paraId="029E387F" w14:textId="77777777" w:rsidR="004269CF" w:rsidRPr="00DF2829" w:rsidRDefault="004269CF" w:rsidP="00E70447">
      <w:pPr>
        <w:spacing w:after="0"/>
        <w:rPr>
          <w:rFonts w:asciiTheme="majorBidi" w:hAnsiTheme="majorBidi" w:cstheme="majorBidi"/>
          <w:sz w:val="20"/>
          <w:szCs w:val="20"/>
        </w:rPr>
      </w:pPr>
    </w:p>
    <w:p w14:paraId="50C2E26D" w14:textId="77777777" w:rsidR="004269CF" w:rsidRPr="00DF2829" w:rsidRDefault="004269CF" w:rsidP="00E70447">
      <w:pPr>
        <w:spacing w:after="0"/>
        <w:rPr>
          <w:rFonts w:asciiTheme="majorBidi" w:hAnsiTheme="majorBidi" w:cstheme="majorBidi"/>
          <w:sz w:val="20"/>
          <w:szCs w:val="20"/>
        </w:rPr>
      </w:pPr>
    </w:p>
    <w:p w14:paraId="30A8CDB2" w14:textId="77777777" w:rsidR="004269CF" w:rsidRPr="00DF2829" w:rsidRDefault="004269CF" w:rsidP="00E70447">
      <w:pPr>
        <w:spacing w:after="0"/>
        <w:rPr>
          <w:rFonts w:asciiTheme="majorBidi" w:hAnsiTheme="majorBidi" w:cstheme="majorBidi"/>
          <w:sz w:val="20"/>
          <w:szCs w:val="20"/>
        </w:rPr>
      </w:pPr>
    </w:p>
    <w:p w14:paraId="1A8A28D6" w14:textId="77777777" w:rsidR="004269CF" w:rsidRPr="00DF2829" w:rsidRDefault="004269CF" w:rsidP="00E70447">
      <w:pPr>
        <w:spacing w:after="0"/>
        <w:rPr>
          <w:rFonts w:asciiTheme="majorBidi" w:hAnsiTheme="majorBidi" w:cstheme="majorBidi"/>
          <w:sz w:val="20"/>
          <w:szCs w:val="20"/>
        </w:rPr>
      </w:pPr>
    </w:p>
    <w:p w14:paraId="4D81300D" w14:textId="77777777" w:rsidR="004269CF" w:rsidRPr="00DF2829" w:rsidRDefault="004269CF" w:rsidP="00E70447">
      <w:pPr>
        <w:spacing w:after="0"/>
        <w:rPr>
          <w:rFonts w:asciiTheme="majorBidi" w:hAnsiTheme="majorBidi" w:cstheme="majorBidi"/>
          <w:sz w:val="20"/>
          <w:szCs w:val="20"/>
        </w:rPr>
      </w:pPr>
    </w:p>
    <w:p w14:paraId="2BC8FC13" w14:textId="77777777" w:rsidR="004269CF" w:rsidRPr="00DF2829" w:rsidRDefault="004269CF" w:rsidP="00E70447">
      <w:pPr>
        <w:spacing w:after="0"/>
        <w:rPr>
          <w:rFonts w:asciiTheme="majorBidi" w:hAnsiTheme="majorBidi" w:cstheme="majorBidi"/>
          <w:sz w:val="20"/>
          <w:szCs w:val="20"/>
        </w:rPr>
      </w:pPr>
    </w:p>
    <w:p w14:paraId="7C5DF87D" w14:textId="77777777" w:rsidR="004269CF" w:rsidRPr="00DF2829" w:rsidRDefault="004269CF" w:rsidP="00E70447">
      <w:pPr>
        <w:tabs>
          <w:tab w:val="left" w:pos="1785"/>
        </w:tabs>
        <w:spacing w:after="0"/>
        <w:rPr>
          <w:rFonts w:asciiTheme="majorBidi" w:hAnsiTheme="majorBidi" w:cstheme="majorBidi"/>
          <w:sz w:val="20"/>
          <w:szCs w:val="20"/>
        </w:rPr>
        <w:sectPr w:rsidR="004269CF" w:rsidRPr="00DF2829">
          <w:headerReference w:type="default" r:id="rId8"/>
          <w:footerReference w:type="default" r:id="rId9"/>
          <w:pgSz w:w="11906" w:h="16838"/>
          <w:pgMar w:top="1440" w:right="1440" w:bottom="1440" w:left="1440" w:header="708" w:footer="708" w:gutter="0"/>
          <w:cols w:space="708"/>
          <w:docGrid w:linePitch="360"/>
        </w:sectPr>
      </w:pPr>
      <w:r w:rsidRPr="00DF2829">
        <w:rPr>
          <w:rFonts w:asciiTheme="majorBidi" w:hAnsiTheme="majorBidi" w:cstheme="majorBidi"/>
          <w:sz w:val="20"/>
          <w:szCs w:val="20"/>
        </w:rPr>
        <w:tab/>
      </w:r>
    </w:p>
    <w:p w14:paraId="077F7A9A" w14:textId="4F1EBCCA" w:rsidR="004269CF" w:rsidRPr="00DF2829" w:rsidRDefault="00E70447" w:rsidP="00E70447">
      <w:pPr>
        <w:tabs>
          <w:tab w:val="left" w:pos="1785"/>
        </w:tabs>
        <w:spacing w:after="0"/>
        <w:rPr>
          <w:rFonts w:asciiTheme="majorBidi" w:hAnsiTheme="majorBidi" w:cstheme="majorBidi"/>
          <w:sz w:val="20"/>
          <w:szCs w:val="20"/>
        </w:rPr>
      </w:pPr>
      <w:r w:rsidRPr="00DF2829">
        <w:rPr>
          <w:rFonts w:asciiTheme="majorBidi" w:hAnsiTheme="majorBidi" w:cstheme="majorBidi"/>
          <w:sz w:val="20"/>
          <w:szCs w:val="20"/>
        </w:rPr>
        <w:lastRenderedPageBreak/>
        <w:t>This Master Agreement (the “</w:t>
      </w:r>
      <w:r w:rsidRPr="00DF2829">
        <w:rPr>
          <w:rFonts w:asciiTheme="majorBidi" w:hAnsiTheme="majorBidi" w:cstheme="majorBidi"/>
          <w:b/>
          <w:bCs/>
          <w:sz w:val="20"/>
          <w:szCs w:val="20"/>
        </w:rPr>
        <w:t>Agreement</w:t>
      </w:r>
      <w:r w:rsidRPr="00DF2829">
        <w:rPr>
          <w:rFonts w:asciiTheme="majorBidi" w:hAnsiTheme="majorBidi" w:cstheme="majorBidi"/>
          <w:sz w:val="20"/>
          <w:szCs w:val="20"/>
        </w:rPr>
        <w:t xml:space="preserve">”), dated as of </w:t>
      </w:r>
      <w:r w:rsidRPr="00DF2829">
        <w:rPr>
          <w:rFonts w:asciiTheme="majorBidi" w:hAnsiTheme="majorBidi" w:cstheme="majorBidi"/>
          <w:sz w:val="20"/>
          <w:szCs w:val="20"/>
          <w:highlight w:val="yellow"/>
        </w:rPr>
        <w:t>[**]</w:t>
      </w:r>
      <w:r w:rsidRPr="00DF2829">
        <w:rPr>
          <w:rFonts w:asciiTheme="majorBidi" w:hAnsiTheme="majorBidi" w:cstheme="majorBidi"/>
          <w:sz w:val="20"/>
          <w:szCs w:val="20"/>
        </w:rPr>
        <w:t xml:space="preserve"> 2025, made by and between:</w:t>
      </w:r>
    </w:p>
    <w:p w14:paraId="4DA59964" w14:textId="77777777" w:rsidR="00E70447" w:rsidRPr="00DF2829" w:rsidRDefault="00E70447" w:rsidP="00E70447">
      <w:pPr>
        <w:tabs>
          <w:tab w:val="left" w:pos="1785"/>
        </w:tabs>
        <w:spacing w:after="0"/>
        <w:rPr>
          <w:rFonts w:asciiTheme="majorBidi" w:hAnsiTheme="majorBidi" w:cstheme="majorBidi"/>
          <w:sz w:val="20"/>
          <w:szCs w:val="20"/>
        </w:rPr>
      </w:pPr>
    </w:p>
    <w:p w14:paraId="41BB015F" w14:textId="6FA28650" w:rsidR="00E70447" w:rsidRPr="00DF2829" w:rsidRDefault="003C0658" w:rsidP="00E70447">
      <w:pPr>
        <w:pStyle w:val="ListParagraph"/>
        <w:numPr>
          <w:ilvl w:val="0"/>
          <w:numId w:val="1"/>
        </w:numPr>
        <w:tabs>
          <w:tab w:val="left" w:pos="1785"/>
        </w:tabs>
        <w:spacing w:after="0"/>
        <w:ind w:left="567" w:hanging="567"/>
        <w:rPr>
          <w:rFonts w:asciiTheme="majorBidi" w:hAnsiTheme="majorBidi" w:cstheme="majorBidi"/>
          <w:sz w:val="20"/>
          <w:szCs w:val="20"/>
        </w:rPr>
      </w:pPr>
      <w:proofErr w:type="spellStart"/>
      <w:ins w:id="2" w:author="Dentons - TA" w:date="2025-12-06T22:15:00Z" w16du:dateUtc="2025-12-06T15:15:00Z">
        <w:r w:rsidRPr="003C0658">
          <w:rPr>
            <w:rFonts w:asciiTheme="majorBidi" w:hAnsiTheme="majorBidi" w:cstheme="majorBidi"/>
            <w:b/>
            <w:bCs/>
            <w:sz w:val="20"/>
            <w:szCs w:val="20"/>
          </w:rPr>
          <w:t>Jirachai</w:t>
        </w:r>
        <w:proofErr w:type="spellEnd"/>
        <w:r w:rsidRPr="003C0658">
          <w:rPr>
            <w:rFonts w:asciiTheme="majorBidi" w:hAnsiTheme="majorBidi" w:cstheme="majorBidi"/>
            <w:b/>
            <w:bCs/>
            <w:sz w:val="20"/>
            <w:szCs w:val="20"/>
          </w:rPr>
          <w:t xml:space="preserve"> </w:t>
        </w:r>
        <w:proofErr w:type="spellStart"/>
        <w:r w:rsidRPr="003C0658">
          <w:rPr>
            <w:rFonts w:asciiTheme="majorBidi" w:hAnsiTheme="majorBidi" w:cstheme="majorBidi"/>
            <w:b/>
            <w:bCs/>
            <w:sz w:val="20"/>
            <w:szCs w:val="20"/>
          </w:rPr>
          <w:t>Rengthong</w:t>
        </w:r>
      </w:ins>
      <w:proofErr w:type="spellEnd"/>
      <w:del w:id="3" w:author="Dentons - TA" w:date="2025-12-06T22:15:00Z" w16du:dateUtc="2025-12-06T15:15:00Z">
        <w:r w:rsidR="0021204F" w:rsidRPr="00DF2829" w:rsidDel="003C0658">
          <w:rPr>
            <w:rFonts w:asciiTheme="majorBidi" w:hAnsiTheme="majorBidi" w:cstheme="majorBidi"/>
            <w:b/>
            <w:bCs/>
            <w:sz w:val="20"/>
            <w:szCs w:val="20"/>
          </w:rPr>
          <w:delText>Lukas Bensley</w:delText>
        </w:r>
      </w:del>
      <w:r w:rsidR="0021204F" w:rsidRPr="00DF2829">
        <w:rPr>
          <w:rFonts w:asciiTheme="majorBidi" w:hAnsiTheme="majorBidi" w:cstheme="majorBidi"/>
          <w:b/>
          <w:bCs/>
          <w:sz w:val="20"/>
          <w:szCs w:val="20"/>
        </w:rPr>
        <w:t xml:space="preserve">, </w:t>
      </w:r>
      <w:r w:rsidR="0021204F" w:rsidRPr="00DF2829">
        <w:rPr>
          <w:rFonts w:asciiTheme="majorBidi" w:hAnsiTheme="majorBidi" w:cstheme="majorBidi"/>
          <w:sz w:val="20"/>
          <w:szCs w:val="20"/>
          <w:highlight w:val="yellow"/>
        </w:rPr>
        <w:t>[**]</w:t>
      </w:r>
      <w:r w:rsidR="0021204F" w:rsidRPr="00DF2829">
        <w:rPr>
          <w:rFonts w:asciiTheme="majorBidi" w:hAnsiTheme="majorBidi" w:cstheme="majorBidi"/>
          <w:sz w:val="20"/>
          <w:szCs w:val="20"/>
        </w:rPr>
        <w:t xml:space="preserve"> </w:t>
      </w:r>
      <w:del w:id="4" w:author="Dentons - TA" w:date="2025-12-06T22:15:00Z" w16du:dateUtc="2025-12-06T15:15:00Z">
        <w:r w:rsidR="0021204F" w:rsidRPr="00DF2829" w:rsidDel="003C0658">
          <w:rPr>
            <w:rFonts w:asciiTheme="majorBidi" w:hAnsiTheme="majorBidi" w:cstheme="majorBidi"/>
            <w:sz w:val="20"/>
            <w:szCs w:val="20"/>
          </w:rPr>
          <w:delText xml:space="preserve">citizen, holder of </w:delText>
        </w:r>
        <w:r w:rsidR="0021204F" w:rsidRPr="00DF2829" w:rsidDel="003C0658">
          <w:rPr>
            <w:rFonts w:asciiTheme="majorBidi" w:hAnsiTheme="majorBidi" w:cstheme="majorBidi"/>
            <w:sz w:val="20"/>
            <w:szCs w:val="20"/>
            <w:highlight w:val="yellow"/>
          </w:rPr>
          <w:delText>[</w:delText>
        </w:r>
        <w:r w:rsidR="0021204F" w:rsidRPr="00DF2829" w:rsidDel="003C0658">
          <w:rPr>
            <w:rFonts w:asciiTheme="majorBidi" w:hAnsiTheme="majorBidi" w:cstheme="majorBidi"/>
            <w:i/>
            <w:iCs/>
            <w:sz w:val="20"/>
            <w:szCs w:val="20"/>
            <w:highlight w:val="yellow"/>
          </w:rPr>
          <w:delText>identity number</w:delText>
        </w:r>
        <w:r w:rsidR="0021204F" w:rsidRPr="00DF2829" w:rsidDel="003C0658">
          <w:rPr>
            <w:rFonts w:asciiTheme="majorBidi" w:hAnsiTheme="majorBidi" w:cstheme="majorBidi"/>
            <w:sz w:val="20"/>
            <w:szCs w:val="20"/>
            <w:highlight w:val="yellow"/>
          </w:rPr>
          <w:delText>]</w:delText>
        </w:r>
        <w:r w:rsidR="0021204F" w:rsidRPr="00DF2829" w:rsidDel="003C0658">
          <w:rPr>
            <w:rFonts w:asciiTheme="majorBidi" w:hAnsiTheme="majorBidi" w:cstheme="majorBidi"/>
            <w:sz w:val="20"/>
            <w:szCs w:val="20"/>
          </w:rPr>
          <w:delText xml:space="preserve">, domiciled in </w:delText>
        </w:r>
      </w:del>
      <w:r w:rsidR="0021204F" w:rsidRPr="00DF2829">
        <w:rPr>
          <w:rFonts w:asciiTheme="majorBidi" w:hAnsiTheme="majorBidi" w:cstheme="majorBidi"/>
          <w:sz w:val="20"/>
          <w:szCs w:val="20"/>
          <w:highlight w:val="yellow"/>
        </w:rPr>
        <w:t>[**]</w:t>
      </w:r>
      <w:r w:rsidR="0021204F" w:rsidRPr="00DF2829">
        <w:rPr>
          <w:rFonts w:asciiTheme="majorBidi" w:hAnsiTheme="majorBidi" w:cstheme="majorBidi"/>
          <w:sz w:val="20"/>
          <w:szCs w:val="20"/>
        </w:rPr>
        <w:t xml:space="preserve"> (“</w:t>
      </w:r>
      <w:proofErr w:type="spellStart"/>
      <w:del w:id="5" w:author="Dentons - TA" w:date="2025-12-06T22:15:00Z" w16du:dateUtc="2025-12-06T15:15:00Z">
        <w:r w:rsidR="0021204F" w:rsidRPr="00DF2829" w:rsidDel="003C0658">
          <w:rPr>
            <w:rFonts w:asciiTheme="majorBidi" w:hAnsiTheme="majorBidi" w:cstheme="majorBidi"/>
            <w:b/>
            <w:bCs/>
            <w:sz w:val="20"/>
            <w:szCs w:val="20"/>
          </w:rPr>
          <w:delText>Lukas</w:delText>
        </w:r>
      </w:del>
      <w:bookmarkStart w:id="6" w:name="_Hlk215951790"/>
      <w:ins w:id="7" w:author="Dentons - TA" w:date="2025-12-06T22:15:00Z" w16du:dateUtc="2025-12-06T15:15:00Z">
        <w:r>
          <w:rPr>
            <w:rFonts w:asciiTheme="majorBidi" w:hAnsiTheme="majorBidi" w:cstheme="majorBidi"/>
            <w:b/>
            <w:bCs/>
            <w:sz w:val="20"/>
            <w:szCs w:val="20"/>
          </w:rPr>
          <w:t>Jirachai</w:t>
        </w:r>
      </w:ins>
      <w:bookmarkEnd w:id="6"/>
      <w:proofErr w:type="spellEnd"/>
      <w:r w:rsidR="0021204F" w:rsidRPr="00DF2829">
        <w:rPr>
          <w:rFonts w:asciiTheme="majorBidi" w:hAnsiTheme="majorBidi" w:cstheme="majorBidi"/>
          <w:sz w:val="20"/>
          <w:szCs w:val="20"/>
        </w:rPr>
        <w:t>”</w:t>
      </w:r>
      <w:proofErr w:type="gramStart"/>
      <w:r w:rsidR="0021204F" w:rsidRPr="00DF2829">
        <w:rPr>
          <w:rFonts w:asciiTheme="majorBidi" w:hAnsiTheme="majorBidi" w:cstheme="majorBidi"/>
          <w:sz w:val="20"/>
          <w:szCs w:val="20"/>
        </w:rPr>
        <w:t>);</w:t>
      </w:r>
      <w:proofErr w:type="gramEnd"/>
      <w:r w:rsidR="0021204F" w:rsidRPr="00DF2829">
        <w:rPr>
          <w:rFonts w:asciiTheme="majorBidi" w:hAnsiTheme="majorBidi" w:cstheme="majorBidi"/>
          <w:sz w:val="20"/>
          <w:szCs w:val="20"/>
        </w:rPr>
        <w:t xml:space="preserve"> </w:t>
      </w:r>
    </w:p>
    <w:p w14:paraId="68849C9E" w14:textId="77777777" w:rsidR="0021204F" w:rsidRPr="00DF2829" w:rsidRDefault="0021204F" w:rsidP="0021204F">
      <w:pPr>
        <w:pStyle w:val="ListParagraph"/>
        <w:tabs>
          <w:tab w:val="left" w:pos="1785"/>
        </w:tabs>
        <w:spacing w:after="0"/>
        <w:ind w:left="567"/>
        <w:rPr>
          <w:rFonts w:asciiTheme="majorBidi" w:hAnsiTheme="majorBidi" w:cstheme="majorBidi"/>
          <w:sz w:val="20"/>
          <w:szCs w:val="20"/>
        </w:rPr>
      </w:pPr>
    </w:p>
    <w:p w14:paraId="3A308194" w14:textId="0B74ED3A" w:rsidR="0021204F" w:rsidRPr="00DF2829" w:rsidRDefault="008E686B" w:rsidP="00E70447">
      <w:pPr>
        <w:pStyle w:val="ListParagraph"/>
        <w:numPr>
          <w:ilvl w:val="0"/>
          <w:numId w:val="1"/>
        </w:numPr>
        <w:tabs>
          <w:tab w:val="left" w:pos="1785"/>
        </w:tabs>
        <w:spacing w:after="0"/>
        <w:ind w:left="567" w:hanging="567"/>
        <w:rPr>
          <w:rFonts w:asciiTheme="majorBidi" w:hAnsiTheme="majorBidi" w:cstheme="majorBidi"/>
          <w:sz w:val="20"/>
          <w:szCs w:val="20"/>
        </w:rPr>
      </w:pPr>
      <w:r w:rsidRPr="00DF2829">
        <w:rPr>
          <w:rFonts w:asciiTheme="majorBidi" w:hAnsiTheme="majorBidi" w:cstheme="majorBidi"/>
          <w:b/>
          <w:bCs/>
          <w:sz w:val="20"/>
          <w:szCs w:val="20"/>
        </w:rPr>
        <w:t>Ryan Andrew Padgett</w:t>
      </w:r>
      <w:r w:rsidRPr="00DF2829">
        <w:rPr>
          <w:rFonts w:asciiTheme="majorBidi" w:hAnsiTheme="majorBidi" w:cstheme="majorBidi"/>
          <w:sz w:val="20"/>
          <w:szCs w:val="20"/>
        </w:rPr>
        <w:t xml:space="preserve">, </w:t>
      </w:r>
      <w:bookmarkStart w:id="8" w:name="_Hlk211873471"/>
      <w:r w:rsidRPr="00DF2829">
        <w:rPr>
          <w:rFonts w:asciiTheme="majorBidi" w:hAnsiTheme="majorBidi" w:cstheme="majorBidi"/>
          <w:sz w:val="20"/>
          <w:szCs w:val="20"/>
          <w:highlight w:val="yellow"/>
        </w:rPr>
        <w:t>[**]</w:t>
      </w:r>
      <w:r w:rsidRPr="00DF2829">
        <w:rPr>
          <w:rFonts w:asciiTheme="majorBidi" w:hAnsiTheme="majorBidi" w:cstheme="majorBidi"/>
          <w:sz w:val="20"/>
          <w:szCs w:val="20"/>
        </w:rPr>
        <w:t xml:space="preserve"> citizen, holder of </w:t>
      </w:r>
      <w:r w:rsidRPr="00DF2829">
        <w:rPr>
          <w:rFonts w:asciiTheme="majorBidi" w:hAnsiTheme="majorBidi" w:cstheme="majorBidi"/>
          <w:sz w:val="20"/>
          <w:szCs w:val="20"/>
          <w:highlight w:val="yellow"/>
        </w:rPr>
        <w:t>[</w:t>
      </w:r>
      <w:r w:rsidRPr="00DF2829">
        <w:rPr>
          <w:rFonts w:asciiTheme="majorBidi" w:hAnsiTheme="majorBidi" w:cstheme="majorBidi"/>
          <w:i/>
          <w:iCs/>
          <w:sz w:val="20"/>
          <w:szCs w:val="20"/>
          <w:highlight w:val="yellow"/>
        </w:rPr>
        <w:t>identity number</w:t>
      </w:r>
      <w:r w:rsidRPr="00DF2829">
        <w:rPr>
          <w:rFonts w:asciiTheme="majorBidi" w:hAnsiTheme="majorBidi" w:cstheme="majorBidi"/>
          <w:sz w:val="20"/>
          <w:szCs w:val="20"/>
          <w:highlight w:val="yellow"/>
        </w:rPr>
        <w:t>]</w:t>
      </w:r>
      <w:r w:rsidRPr="00DF2829">
        <w:rPr>
          <w:rFonts w:asciiTheme="majorBidi" w:hAnsiTheme="majorBidi" w:cstheme="majorBidi"/>
          <w:sz w:val="20"/>
          <w:szCs w:val="20"/>
        </w:rPr>
        <w:t xml:space="preserve">, domiciled in </w:t>
      </w:r>
      <w:r w:rsidRPr="00DF2829">
        <w:rPr>
          <w:rFonts w:asciiTheme="majorBidi" w:hAnsiTheme="majorBidi" w:cstheme="majorBidi"/>
          <w:sz w:val="20"/>
          <w:szCs w:val="20"/>
          <w:highlight w:val="yellow"/>
        </w:rPr>
        <w:t>[**]</w:t>
      </w:r>
      <w:bookmarkEnd w:id="8"/>
      <w:r w:rsidRPr="00DF2829">
        <w:rPr>
          <w:rFonts w:asciiTheme="majorBidi" w:hAnsiTheme="majorBidi" w:cstheme="majorBidi"/>
          <w:sz w:val="20"/>
          <w:szCs w:val="20"/>
        </w:rPr>
        <w:t xml:space="preserve"> (“</w:t>
      </w:r>
      <w:r w:rsidRPr="00DF2829">
        <w:rPr>
          <w:rFonts w:asciiTheme="majorBidi" w:hAnsiTheme="majorBidi" w:cstheme="majorBidi"/>
          <w:b/>
          <w:bCs/>
          <w:sz w:val="20"/>
          <w:szCs w:val="20"/>
        </w:rPr>
        <w:t>Ryan</w:t>
      </w:r>
      <w:r w:rsidRPr="00DF2829">
        <w:rPr>
          <w:rFonts w:asciiTheme="majorBidi" w:hAnsiTheme="majorBidi" w:cstheme="majorBidi"/>
          <w:sz w:val="20"/>
          <w:szCs w:val="20"/>
        </w:rPr>
        <w:t>”</w:t>
      </w:r>
      <w:proofErr w:type="gramStart"/>
      <w:r w:rsidRPr="00DF2829">
        <w:rPr>
          <w:rFonts w:asciiTheme="majorBidi" w:hAnsiTheme="majorBidi" w:cstheme="majorBidi"/>
          <w:sz w:val="20"/>
          <w:szCs w:val="20"/>
        </w:rPr>
        <w:t>);</w:t>
      </w:r>
      <w:proofErr w:type="gramEnd"/>
    </w:p>
    <w:p w14:paraId="7A0F5AA9" w14:textId="77777777" w:rsidR="008E686B" w:rsidRPr="00DF2829" w:rsidRDefault="008E686B" w:rsidP="008E686B">
      <w:pPr>
        <w:pStyle w:val="ListParagraph"/>
        <w:rPr>
          <w:rFonts w:asciiTheme="majorBidi" w:hAnsiTheme="majorBidi" w:cstheme="majorBidi"/>
          <w:sz w:val="20"/>
          <w:szCs w:val="20"/>
        </w:rPr>
      </w:pPr>
    </w:p>
    <w:p w14:paraId="1FC48E36" w14:textId="77777777" w:rsidR="00C153B7" w:rsidRPr="00DF2829" w:rsidRDefault="008E686B" w:rsidP="00E70447">
      <w:pPr>
        <w:pStyle w:val="ListParagraph"/>
        <w:numPr>
          <w:ilvl w:val="0"/>
          <w:numId w:val="1"/>
        </w:numPr>
        <w:tabs>
          <w:tab w:val="left" w:pos="1785"/>
        </w:tabs>
        <w:spacing w:after="0"/>
        <w:ind w:left="567" w:hanging="567"/>
        <w:rPr>
          <w:rFonts w:asciiTheme="majorBidi" w:hAnsiTheme="majorBidi" w:cstheme="majorBidi"/>
          <w:sz w:val="20"/>
          <w:szCs w:val="20"/>
        </w:rPr>
      </w:pPr>
      <w:r w:rsidRPr="00DF2829">
        <w:rPr>
          <w:rFonts w:asciiTheme="majorBidi" w:hAnsiTheme="majorBidi" w:cstheme="majorBidi"/>
          <w:b/>
          <w:bCs/>
          <w:sz w:val="20"/>
          <w:szCs w:val="20"/>
        </w:rPr>
        <w:t>Teresa Wong Padgett</w:t>
      </w:r>
      <w:r w:rsidRPr="00DF2829">
        <w:rPr>
          <w:rFonts w:asciiTheme="majorBidi" w:hAnsiTheme="majorBidi" w:cstheme="majorBidi"/>
          <w:sz w:val="20"/>
          <w:szCs w:val="20"/>
        </w:rPr>
        <w:t xml:space="preserve">, </w:t>
      </w:r>
      <w:r w:rsidRPr="00DF2829">
        <w:rPr>
          <w:rFonts w:asciiTheme="majorBidi" w:hAnsiTheme="majorBidi" w:cstheme="majorBidi"/>
          <w:sz w:val="20"/>
          <w:szCs w:val="20"/>
          <w:highlight w:val="yellow"/>
        </w:rPr>
        <w:t>[**]</w:t>
      </w:r>
      <w:r w:rsidRPr="00DF2829">
        <w:rPr>
          <w:rFonts w:asciiTheme="majorBidi" w:hAnsiTheme="majorBidi" w:cstheme="majorBidi"/>
          <w:sz w:val="20"/>
          <w:szCs w:val="20"/>
        </w:rPr>
        <w:t xml:space="preserve"> citizen, holder of </w:t>
      </w:r>
      <w:r w:rsidRPr="00DF2829">
        <w:rPr>
          <w:rFonts w:asciiTheme="majorBidi" w:hAnsiTheme="majorBidi" w:cstheme="majorBidi"/>
          <w:sz w:val="20"/>
          <w:szCs w:val="20"/>
          <w:highlight w:val="yellow"/>
        </w:rPr>
        <w:t>[</w:t>
      </w:r>
      <w:r w:rsidRPr="00DF2829">
        <w:rPr>
          <w:rFonts w:asciiTheme="majorBidi" w:hAnsiTheme="majorBidi" w:cstheme="majorBidi"/>
          <w:i/>
          <w:iCs/>
          <w:sz w:val="20"/>
          <w:szCs w:val="20"/>
          <w:highlight w:val="yellow"/>
        </w:rPr>
        <w:t>identity number</w:t>
      </w:r>
      <w:r w:rsidRPr="00DF2829">
        <w:rPr>
          <w:rFonts w:asciiTheme="majorBidi" w:hAnsiTheme="majorBidi" w:cstheme="majorBidi"/>
          <w:sz w:val="20"/>
          <w:szCs w:val="20"/>
          <w:highlight w:val="yellow"/>
        </w:rPr>
        <w:t>]</w:t>
      </w:r>
      <w:r w:rsidRPr="00DF2829">
        <w:rPr>
          <w:rFonts w:asciiTheme="majorBidi" w:hAnsiTheme="majorBidi" w:cstheme="majorBidi"/>
          <w:sz w:val="20"/>
          <w:szCs w:val="20"/>
        </w:rPr>
        <w:t xml:space="preserve">, domiciled in </w:t>
      </w:r>
      <w:r w:rsidRPr="00DF2829">
        <w:rPr>
          <w:rFonts w:asciiTheme="majorBidi" w:hAnsiTheme="majorBidi" w:cstheme="majorBidi"/>
          <w:sz w:val="20"/>
          <w:szCs w:val="20"/>
          <w:highlight w:val="yellow"/>
        </w:rPr>
        <w:t>[**]</w:t>
      </w:r>
      <w:r w:rsidRPr="00DF2829">
        <w:rPr>
          <w:rFonts w:asciiTheme="majorBidi" w:hAnsiTheme="majorBidi" w:cstheme="majorBidi"/>
          <w:sz w:val="20"/>
          <w:szCs w:val="20"/>
        </w:rPr>
        <w:t xml:space="preserve"> (“</w:t>
      </w:r>
      <w:r w:rsidRPr="00DF2829">
        <w:rPr>
          <w:rFonts w:asciiTheme="majorBidi" w:hAnsiTheme="majorBidi" w:cstheme="majorBidi"/>
          <w:b/>
          <w:bCs/>
          <w:sz w:val="20"/>
          <w:szCs w:val="20"/>
        </w:rPr>
        <w:t>Teresa</w:t>
      </w:r>
      <w:r w:rsidRPr="00DF2829">
        <w:rPr>
          <w:rFonts w:asciiTheme="majorBidi" w:hAnsiTheme="majorBidi" w:cstheme="majorBidi"/>
          <w:sz w:val="20"/>
          <w:szCs w:val="20"/>
        </w:rPr>
        <w:t>”</w:t>
      </w:r>
      <w:proofErr w:type="gramStart"/>
      <w:r w:rsidRPr="00DF2829">
        <w:rPr>
          <w:rFonts w:asciiTheme="majorBidi" w:hAnsiTheme="majorBidi" w:cstheme="majorBidi"/>
          <w:sz w:val="20"/>
          <w:szCs w:val="20"/>
        </w:rPr>
        <w:t>);</w:t>
      </w:r>
      <w:proofErr w:type="gramEnd"/>
      <w:r w:rsidRPr="00DF2829">
        <w:rPr>
          <w:rFonts w:asciiTheme="majorBidi" w:hAnsiTheme="majorBidi" w:cstheme="majorBidi"/>
          <w:sz w:val="20"/>
          <w:szCs w:val="20"/>
        </w:rPr>
        <w:t xml:space="preserve"> </w:t>
      </w:r>
    </w:p>
    <w:p w14:paraId="529066B6" w14:textId="77777777" w:rsidR="00C153B7" w:rsidRPr="00DF2829" w:rsidRDefault="00C153B7" w:rsidP="00C153B7">
      <w:pPr>
        <w:pStyle w:val="ListParagraph"/>
        <w:ind w:left="0"/>
        <w:rPr>
          <w:rFonts w:asciiTheme="majorBidi" w:hAnsiTheme="majorBidi" w:cstheme="majorBidi"/>
          <w:sz w:val="20"/>
          <w:szCs w:val="20"/>
        </w:rPr>
      </w:pPr>
    </w:p>
    <w:p w14:paraId="1DDB132B" w14:textId="7999506B" w:rsidR="00C153B7" w:rsidRPr="00DF2829" w:rsidRDefault="00657AE5" w:rsidP="009A2A64">
      <w:pPr>
        <w:pStyle w:val="ListParagraph"/>
        <w:ind w:left="0"/>
        <w:jc w:val="both"/>
        <w:rPr>
          <w:rFonts w:asciiTheme="majorBidi" w:hAnsiTheme="majorBidi" w:cstheme="majorBidi"/>
          <w:sz w:val="20"/>
          <w:szCs w:val="20"/>
        </w:rPr>
      </w:pPr>
      <w:r w:rsidRPr="00DF2829">
        <w:rPr>
          <w:rFonts w:asciiTheme="majorBidi" w:hAnsiTheme="majorBidi" w:cstheme="majorBidi"/>
          <w:sz w:val="20"/>
          <w:szCs w:val="20"/>
        </w:rPr>
        <w:t>(</w:t>
      </w:r>
      <w:proofErr w:type="spellStart"/>
      <w:ins w:id="9" w:author="Dentons - TA" w:date="2025-12-06T22:16:00Z" w16du:dateUtc="2025-12-06T15:16:00Z">
        <w:r w:rsidR="003C0658" w:rsidRPr="003C0658">
          <w:rPr>
            <w:rFonts w:asciiTheme="majorBidi" w:hAnsiTheme="majorBidi" w:cstheme="majorBidi"/>
            <w:sz w:val="20"/>
            <w:szCs w:val="20"/>
          </w:rPr>
          <w:t>Jirachai</w:t>
        </w:r>
      </w:ins>
      <w:proofErr w:type="spellEnd"/>
      <w:del w:id="10" w:author="Dentons - TA" w:date="2025-12-06T22:16:00Z" w16du:dateUtc="2025-12-06T15:16:00Z">
        <w:r w:rsidRPr="00DF2829" w:rsidDel="003C0658">
          <w:rPr>
            <w:rFonts w:asciiTheme="majorBidi" w:hAnsiTheme="majorBidi" w:cstheme="majorBidi"/>
            <w:sz w:val="20"/>
            <w:szCs w:val="20"/>
          </w:rPr>
          <w:delText>Lukas</w:delText>
        </w:r>
      </w:del>
      <w:r w:rsidRPr="00DF2829">
        <w:rPr>
          <w:rFonts w:asciiTheme="majorBidi" w:hAnsiTheme="majorBidi" w:cstheme="majorBidi"/>
          <w:sz w:val="20"/>
          <w:szCs w:val="20"/>
        </w:rPr>
        <w:t>, Ryan, and Teresa hereinafter referred to, collectively as the “</w:t>
      </w:r>
      <w:r w:rsidRPr="00DF2829">
        <w:rPr>
          <w:rFonts w:asciiTheme="majorBidi" w:hAnsiTheme="majorBidi" w:cstheme="majorBidi"/>
          <w:b/>
          <w:bCs/>
          <w:sz w:val="20"/>
          <w:szCs w:val="20"/>
        </w:rPr>
        <w:t>Beneficial Owners</w:t>
      </w:r>
      <w:r w:rsidRPr="00DF2829">
        <w:rPr>
          <w:rFonts w:asciiTheme="majorBidi" w:hAnsiTheme="majorBidi" w:cstheme="majorBidi"/>
          <w:sz w:val="20"/>
          <w:szCs w:val="20"/>
        </w:rPr>
        <w:t>”)</w:t>
      </w:r>
      <w:r w:rsidR="009A2A64" w:rsidRPr="00DF2829">
        <w:rPr>
          <w:rFonts w:asciiTheme="majorBidi" w:hAnsiTheme="majorBidi" w:cstheme="majorBidi"/>
          <w:sz w:val="20"/>
          <w:szCs w:val="20"/>
        </w:rPr>
        <w:t>,</w:t>
      </w:r>
    </w:p>
    <w:p w14:paraId="42F1E95A" w14:textId="77777777" w:rsidR="00C153B7" w:rsidRPr="00DF2829" w:rsidRDefault="00C153B7" w:rsidP="00C153B7">
      <w:pPr>
        <w:pStyle w:val="ListParagraph"/>
        <w:tabs>
          <w:tab w:val="left" w:pos="1785"/>
        </w:tabs>
        <w:spacing w:after="0"/>
        <w:ind w:left="567"/>
        <w:rPr>
          <w:rFonts w:asciiTheme="majorBidi" w:hAnsiTheme="majorBidi" w:cstheme="majorBidi"/>
          <w:sz w:val="20"/>
          <w:szCs w:val="20"/>
        </w:rPr>
      </w:pPr>
    </w:p>
    <w:p w14:paraId="1883242C" w14:textId="5591F17E" w:rsidR="008E686B" w:rsidRPr="00DF2829" w:rsidRDefault="008E686B" w:rsidP="00C153B7">
      <w:pPr>
        <w:pStyle w:val="ListParagraph"/>
        <w:tabs>
          <w:tab w:val="left" w:pos="1785"/>
        </w:tabs>
        <w:spacing w:after="0"/>
        <w:ind w:left="567"/>
        <w:jc w:val="center"/>
        <w:rPr>
          <w:rFonts w:asciiTheme="majorBidi" w:hAnsiTheme="majorBidi" w:cstheme="majorBidi"/>
          <w:sz w:val="20"/>
          <w:szCs w:val="20"/>
        </w:rPr>
      </w:pPr>
      <w:r w:rsidRPr="00DF2829">
        <w:rPr>
          <w:rFonts w:asciiTheme="majorBidi" w:hAnsiTheme="majorBidi" w:cstheme="majorBidi"/>
          <w:sz w:val="20"/>
          <w:szCs w:val="20"/>
        </w:rPr>
        <w:t>and</w:t>
      </w:r>
    </w:p>
    <w:p w14:paraId="1D5208B3" w14:textId="77777777" w:rsidR="008E686B" w:rsidRPr="00DF2829" w:rsidRDefault="008E686B" w:rsidP="008E686B">
      <w:pPr>
        <w:pStyle w:val="ListParagraph"/>
        <w:rPr>
          <w:rFonts w:asciiTheme="majorBidi" w:hAnsiTheme="majorBidi" w:cstheme="majorBidi"/>
          <w:sz w:val="20"/>
          <w:szCs w:val="20"/>
        </w:rPr>
      </w:pPr>
    </w:p>
    <w:p w14:paraId="4A1B888B" w14:textId="396A865D" w:rsidR="008E686B" w:rsidRPr="00DF2829" w:rsidRDefault="008E686B" w:rsidP="009A2A64">
      <w:pPr>
        <w:pStyle w:val="ListParagraph"/>
        <w:numPr>
          <w:ilvl w:val="0"/>
          <w:numId w:val="1"/>
        </w:numPr>
        <w:tabs>
          <w:tab w:val="left" w:pos="1785"/>
        </w:tabs>
        <w:spacing w:after="0"/>
        <w:ind w:left="567" w:hanging="567"/>
        <w:jc w:val="both"/>
        <w:rPr>
          <w:rFonts w:asciiTheme="majorBidi" w:hAnsiTheme="majorBidi" w:cstheme="majorBidi"/>
          <w:sz w:val="20"/>
          <w:szCs w:val="20"/>
        </w:rPr>
      </w:pPr>
      <w:r w:rsidRPr="00DF2829">
        <w:rPr>
          <w:rFonts w:asciiTheme="majorBidi" w:hAnsiTheme="majorBidi" w:cstheme="majorBidi"/>
          <w:b/>
          <w:bCs/>
          <w:sz w:val="20"/>
          <w:szCs w:val="20"/>
        </w:rPr>
        <w:t xml:space="preserve">Ketut </w:t>
      </w:r>
      <w:proofErr w:type="spellStart"/>
      <w:r w:rsidRPr="00DF2829">
        <w:rPr>
          <w:rFonts w:asciiTheme="majorBidi" w:hAnsiTheme="majorBidi" w:cstheme="majorBidi"/>
          <w:b/>
          <w:bCs/>
          <w:sz w:val="20"/>
          <w:szCs w:val="20"/>
        </w:rPr>
        <w:t>Suasana</w:t>
      </w:r>
      <w:proofErr w:type="spellEnd"/>
      <w:r w:rsidRPr="00DF2829">
        <w:rPr>
          <w:rFonts w:asciiTheme="majorBidi" w:hAnsiTheme="majorBidi" w:cstheme="majorBidi"/>
          <w:b/>
          <w:bCs/>
          <w:sz w:val="20"/>
          <w:szCs w:val="20"/>
        </w:rPr>
        <w:t xml:space="preserve"> Hardika</w:t>
      </w:r>
      <w:r w:rsidRPr="00DF2829">
        <w:rPr>
          <w:rFonts w:asciiTheme="majorBidi" w:hAnsiTheme="majorBidi" w:cstheme="majorBidi"/>
          <w:sz w:val="20"/>
          <w:szCs w:val="20"/>
        </w:rPr>
        <w:t xml:space="preserve">, an Indonesian citizen, domiciled in </w:t>
      </w:r>
      <w:r w:rsidRPr="00DF2829">
        <w:rPr>
          <w:rFonts w:asciiTheme="majorBidi" w:hAnsiTheme="majorBidi" w:cstheme="majorBidi"/>
          <w:sz w:val="20"/>
          <w:szCs w:val="20"/>
          <w:highlight w:val="yellow"/>
        </w:rPr>
        <w:t>[**]</w:t>
      </w:r>
      <w:r w:rsidRPr="00DF2829">
        <w:rPr>
          <w:rFonts w:asciiTheme="majorBidi" w:hAnsiTheme="majorBidi" w:cstheme="majorBidi"/>
          <w:sz w:val="20"/>
          <w:szCs w:val="20"/>
        </w:rPr>
        <w:t xml:space="preserve"> (the “</w:t>
      </w:r>
      <w:r w:rsidRPr="00DF2829">
        <w:rPr>
          <w:rFonts w:asciiTheme="majorBidi" w:hAnsiTheme="majorBidi" w:cstheme="majorBidi"/>
          <w:b/>
          <w:bCs/>
          <w:sz w:val="20"/>
          <w:szCs w:val="20"/>
        </w:rPr>
        <w:t>Ketut</w:t>
      </w:r>
      <w:r w:rsidRPr="00DF2829">
        <w:rPr>
          <w:rFonts w:asciiTheme="majorBidi" w:hAnsiTheme="majorBidi" w:cstheme="majorBidi"/>
          <w:sz w:val="20"/>
          <w:szCs w:val="20"/>
        </w:rPr>
        <w:t xml:space="preserve">”), </w:t>
      </w:r>
    </w:p>
    <w:p w14:paraId="22103DBF" w14:textId="77777777" w:rsidR="008E686B" w:rsidRPr="00DF2829" w:rsidRDefault="008E686B" w:rsidP="009A2A64">
      <w:pPr>
        <w:tabs>
          <w:tab w:val="left" w:pos="1785"/>
        </w:tabs>
        <w:spacing w:after="0"/>
        <w:jc w:val="both"/>
        <w:rPr>
          <w:rFonts w:asciiTheme="majorBidi" w:hAnsiTheme="majorBidi" w:cstheme="majorBidi"/>
          <w:sz w:val="20"/>
          <w:szCs w:val="20"/>
        </w:rPr>
      </w:pPr>
    </w:p>
    <w:p w14:paraId="2102F107" w14:textId="2949D4FB" w:rsidR="008E686B" w:rsidRPr="00DF2829" w:rsidRDefault="008E686B" w:rsidP="009A2A64">
      <w:pPr>
        <w:tabs>
          <w:tab w:val="left" w:pos="1785"/>
        </w:tabs>
        <w:spacing w:after="0"/>
        <w:jc w:val="both"/>
        <w:rPr>
          <w:rFonts w:asciiTheme="majorBidi" w:hAnsiTheme="majorBidi" w:cstheme="majorBidi"/>
          <w:sz w:val="20"/>
          <w:szCs w:val="20"/>
        </w:rPr>
      </w:pPr>
      <w:r w:rsidRPr="00DF2829">
        <w:rPr>
          <w:rFonts w:asciiTheme="majorBidi" w:hAnsiTheme="majorBidi" w:cstheme="majorBidi"/>
          <w:sz w:val="20"/>
          <w:szCs w:val="20"/>
        </w:rPr>
        <w:t>(</w:t>
      </w:r>
      <w:r w:rsidR="00C153B7" w:rsidRPr="00DF2829">
        <w:rPr>
          <w:rFonts w:asciiTheme="majorBidi" w:hAnsiTheme="majorBidi" w:cstheme="majorBidi"/>
          <w:sz w:val="20"/>
          <w:szCs w:val="20"/>
        </w:rPr>
        <w:t>Beneficial Owners</w:t>
      </w:r>
      <w:r w:rsidRPr="00DF2829">
        <w:rPr>
          <w:rFonts w:asciiTheme="majorBidi" w:hAnsiTheme="majorBidi" w:cstheme="majorBidi"/>
          <w:sz w:val="20"/>
          <w:szCs w:val="20"/>
        </w:rPr>
        <w:t xml:space="preserve"> are hereinafter referred to, individually</w:t>
      </w:r>
      <w:r w:rsidR="00223D69" w:rsidRPr="00DF2829">
        <w:rPr>
          <w:rFonts w:asciiTheme="majorBidi" w:hAnsiTheme="majorBidi" w:cstheme="majorBidi"/>
          <w:sz w:val="20"/>
          <w:szCs w:val="20"/>
        </w:rPr>
        <w:t>, as a “</w:t>
      </w:r>
      <w:r w:rsidR="00223D69" w:rsidRPr="00DF2829">
        <w:rPr>
          <w:rFonts w:asciiTheme="majorBidi" w:hAnsiTheme="majorBidi" w:cstheme="majorBidi"/>
          <w:b/>
          <w:bCs/>
          <w:sz w:val="20"/>
          <w:szCs w:val="20"/>
        </w:rPr>
        <w:t>Party</w:t>
      </w:r>
      <w:r w:rsidR="00223D69" w:rsidRPr="00DF2829">
        <w:rPr>
          <w:rFonts w:asciiTheme="majorBidi" w:hAnsiTheme="majorBidi" w:cstheme="majorBidi"/>
          <w:sz w:val="20"/>
          <w:szCs w:val="20"/>
        </w:rPr>
        <w:t>”, and collectively but not severally, as the “</w:t>
      </w:r>
      <w:r w:rsidR="00223D69" w:rsidRPr="00DF2829">
        <w:rPr>
          <w:rFonts w:asciiTheme="majorBidi" w:hAnsiTheme="majorBidi" w:cstheme="majorBidi"/>
          <w:b/>
          <w:bCs/>
          <w:sz w:val="20"/>
          <w:szCs w:val="20"/>
        </w:rPr>
        <w:t>Parties</w:t>
      </w:r>
      <w:r w:rsidR="00223D69" w:rsidRPr="00DF2829">
        <w:rPr>
          <w:rFonts w:asciiTheme="majorBidi" w:hAnsiTheme="majorBidi" w:cstheme="majorBidi"/>
          <w:sz w:val="20"/>
          <w:szCs w:val="20"/>
        </w:rPr>
        <w:t xml:space="preserve">”). </w:t>
      </w:r>
    </w:p>
    <w:p w14:paraId="080A5779" w14:textId="77777777" w:rsidR="00223D69" w:rsidRPr="00DF2829" w:rsidRDefault="00223D69" w:rsidP="008E686B">
      <w:pPr>
        <w:tabs>
          <w:tab w:val="left" w:pos="1785"/>
        </w:tabs>
        <w:spacing w:after="0"/>
        <w:rPr>
          <w:rFonts w:asciiTheme="majorBidi" w:hAnsiTheme="majorBidi" w:cstheme="majorBidi"/>
          <w:sz w:val="20"/>
          <w:szCs w:val="20"/>
        </w:rPr>
      </w:pPr>
    </w:p>
    <w:p w14:paraId="6384ACCA" w14:textId="18DE38E4" w:rsidR="00223D69" w:rsidRPr="00DF2829" w:rsidRDefault="00B13A53" w:rsidP="00B13A53">
      <w:pPr>
        <w:tabs>
          <w:tab w:val="left" w:pos="1785"/>
        </w:tabs>
        <w:spacing w:after="0"/>
        <w:jc w:val="center"/>
        <w:rPr>
          <w:rFonts w:asciiTheme="majorBidi" w:hAnsiTheme="majorBidi" w:cstheme="majorBidi"/>
          <w:sz w:val="20"/>
          <w:szCs w:val="20"/>
        </w:rPr>
      </w:pPr>
      <w:r w:rsidRPr="00DF2829">
        <w:rPr>
          <w:rFonts w:asciiTheme="majorBidi" w:hAnsiTheme="majorBidi" w:cstheme="majorBidi"/>
          <w:b/>
          <w:bCs/>
          <w:sz w:val="20"/>
          <w:szCs w:val="20"/>
        </w:rPr>
        <w:t>WHEREAS</w:t>
      </w:r>
    </w:p>
    <w:p w14:paraId="71C6A947" w14:textId="77777777" w:rsidR="00B13A53" w:rsidRPr="00DF2829" w:rsidRDefault="00B13A53" w:rsidP="00B13A53">
      <w:pPr>
        <w:tabs>
          <w:tab w:val="left" w:pos="1785"/>
        </w:tabs>
        <w:spacing w:after="0"/>
        <w:rPr>
          <w:rFonts w:asciiTheme="majorBidi" w:hAnsiTheme="majorBidi" w:cstheme="majorBidi"/>
          <w:sz w:val="20"/>
          <w:szCs w:val="20"/>
        </w:rPr>
      </w:pPr>
    </w:p>
    <w:p w14:paraId="0A119A75" w14:textId="12F9E47B" w:rsidR="00B13A53" w:rsidRPr="00DF2829" w:rsidRDefault="003C0658" w:rsidP="00335A84">
      <w:pPr>
        <w:pStyle w:val="ListParagraph"/>
        <w:numPr>
          <w:ilvl w:val="0"/>
          <w:numId w:val="2"/>
        </w:numPr>
        <w:spacing w:after="0"/>
        <w:ind w:left="567" w:hanging="567"/>
        <w:rPr>
          <w:rFonts w:asciiTheme="majorBidi" w:hAnsiTheme="majorBidi" w:cstheme="majorBidi"/>
          <w:sz w:val="20"/>
          <w:szCs w:val="20"/>
        </w:rPr>
      </w:pPr>
      <w:proofErr w:type="spellStart"/>
      <w:ins w:id="11" w:author="Dentons - TA" w:date="2025-12-06T22:16:00Z" w16du:dateUtc="2025-12-06T15:16:00Z">
        <w:r w:rsidRPr="003C0658">
          <w:rPr>
            <w:rFonts w:asciiTheme="majorBidi" w:hAnsiTheme="majorBidi" w:cstheme="majorBidi"/>
            <w:sz w:val="20"/>
            <w:szCs w:val="20"/>
          </w:rPr>
          <w:t>Jirachai</w:t>
        </w:r>
      </w:ins>
      <w:proofErr w:type="spellEnd"/>
      <w:del w:id="12" w:author="Dentons - TA" w:date="2025-12-06T22:16:00Z" w16du:dateUtc="2025-12-06T15:16:00Z">
        <w:r w:rsidR="00335A84" w:rsidRPr="00DF2829" w:rsidDel="003C0658">
          <w:rPr>
            <w:rFonts w:asciiTheme="majorBidi" w:hAnsiTheme="majorBidi" w:cstheme="majorBidi"/>
            <w:sz w:val="20"/>
            <w:szCs w:val="20"/>
          </w:rPr>
          <w:delText>Lukas</w:delText>
        </w:r>
      </w:del>
      <w:r w:rsidR="00335A84" w:rsidRPr="00DF2829">
        <w:rPr>
          <w:rFonts w:asciiTheme="majorBidi" w:hAnsiTheme="majorBidi" w:cstheme="majorBidi"/>
          <w:sz w:val="20"/>
          <w:szCs w:val="20"/>
        </w:rPr>
        <w:t xml:space="preserve"> in this matter acts as </w:t>
      </w:r>
      <w:r w:rsidR="00335A84" w:rsidRPr="00DF2829">
        <w:rPr>
          <w:rFonts w:asciiTheme="majorBidi" w:hAnsiTheme="majorBidi" w:cstheme="majorBidi"/>
          <w:sz w:val="20"/>
          <w:szCs w:val="20"/>
          <w:highlight w:val="yellow"/>
        </w:rPr>
        <w:t>[**]</w:t>
      </w:r>
      <w:r w:rsidR="00E61C72" w:rsidRPr="00DF2829">
        <w:rPr>
          <w:rFonts w:asciiTheme="majorBidi" w:hAnsiTheme="majorBidi" w:cstheme="majorBidi"/>
          <w:sz w:val="20"/>
          <w:szCs w:val="20"/>
        </w:rPr>
        <w:t xml:space="preserve">. </w:t>
      </w:r>
      <w:r w:rsidR="00335A84" w:rsidRPr="00DF2829">
        <w:rPr>
          <w:rFonts w:asciiTheme="majorBidi" w:hAnsiTheme="majorBidi" w:cstheme="majorBidi"/>
          <w:sz w:val="20"/>
          <w:szCs w:val="20"/>
        </w:rPr>
        <w:t xml:space="preserve"> </w:t>
      </w:r>
      <w:ins w:id="13" w:author="Dentons - TA" w:date="2025-12-06T22:16:00Z" w16du:dateUtc="2025-12-06T15:16:00Z">
        <w:r>
          <w:rPr>
            <w:rFonts w:asciiTheme="majorBidi" w:hAnsiTheme="majorBidi" w:cstheme="majorBidi"/>
            <w:sz w:val="20"/>
            <w:szCs w:val="20"/>
          </w:rPr>
          <w:t xml:space="preserve"> </w:t>
        </w:r>
      </w:ins>
    </w:p>
    <w:p w14:paraId="700C1694" w14:textId="77777777" w:rsidR="00335A84" w:rsidRPr="00DF2829" w:rsidRDefault="00335A84" w:rsidP="00335A84">
      <w:pPr>
        <w:pStyle w:val="ListParagraph"/>
        <w:spacing w:after="0"/>
        <w:ind w:left="567"/>
        <w:rPr>
          <w:rFonts w:asciiTheme="majorBidi" w:hAnsiTheme="majorBidi" w:cstheme="majorBidi"/>
          <w:sz w:val="20"/>
          <w:szCs w:val="20"/>
        </w:rPr>
      </w:pPr>
    </w:p>
    <w:p w14:paraId="5506C80A" w14:textId="03EBBD2B" w:rsidR="00F25D97" w:rsidRPr="00DF2829" w:rsidRDefault="00335A84" w:rsidP="00F25D97">
      <w:pPr>
        <w:pStyle w:val="ListParagraph"/>
        <w:numPr>
          <w:ilvl w:val="0"/>
          <w:numId w:val="2"/>
        </w:numPr>
        <w:spacing w:after="0"/>
        <w:ind w:left="567" w:hanging="567"/>
        <w:jc w:val="both"/>
        <w:rPr>
          <w:rFonts w:asciiTheme="majorBidi" w:hAnsiTheme="majorBidi" w:cstheme="majorBidi"/>
          <w:sz w:val="20"/>
          <w:szCs w:val="20"/>
        </w:rPr>
      </w:pPr>
      <w:r w:rsidRPr="00DF2829">
        <w:rPr>
          <w:rFonts w:asciiTheme="majorBidi" w:hAnsiTheme="majorBidi" w:cstheme="majorBidi"/>
          <w:sz w:val="20"/>
          <w:szCs w:val="20"/>
        </w:rPr>
        <w:t>Ryan and Teresa (</w:t>
      </w:r>
      <w:r w:rsidR="00E63660">
        <w:rPr>
          <w:rFonts w:asciiTheme="majorBidi" w:hAnsiTheme="majorBidi" w:cstheme="majorBidi"/>
          <w:sz w:val="20"/>
          <w:szCs w:val="20"/>
        </w:rPr>
        <w:t>as the mortgagee</w:t>
      </w:r>
      <w:r w:rsidRPr="00DF2829">
        <w:rPr>
          <w:rFonts w:asciiTheme="majorBidi" w:hAnsiTheme="majorBidi" w:cstheme="majorBidi"/>
          <w:sz w:val="20"/>
          <w:szCs w:val="20"/>
        </w:rPr>
        <w:t xml:space="preserve">) </w:t>
      </w:r>
      <w:r w:rsidR="00F25D97" w:rsidRPr="00DF2829">
        <w:rPr>
          <w:rFonts w:asciiTheme="majorBidi" w:hAnsiTheme="majorBidi" w:cstheme="majorBidi"/>
          <w:sz w:val="20"/>
          <w:szCs w:val="20"/>
        </w:rPr>
        <w:t>and Ketut</w:t>
      </w:r>
      <w:r w:rsidR="00E63660">
        <w:rPr>
          <w:rFonts w:asciiTheme="majorBidi" w:hAnsiTheme="majorBidi" w:cstheme="majorBidi"/>
          <w:sz w:val="20"/>
          <w:szCs w:val="20"/>
        </w:rPr>
        <w:t xml:space="preserve"> (the mortgagor)</w:t>
      </w:r>
      <w:r w:rsidR="00F25D97" w:rsidRPr="00DF2829">
        <w:rPr>
          <w:rFonts w:asciiTheme="majorBidi" w:hAnsiTheme="majorBidi" w:cstheme="majorBidi"/>
          <w:sz w:val="20"/>
          <w:szCs w:val="20"/>
        </w:rPr>
        <w:t xml:space="preserve"> has </w:t>
      </w:r>
      <w:proofErr w:type="gramStart"/>
      <w:r w:rsidR="00F25D97" w:rsidRPr="00DF2829">
        <w:rPr>
          <w:rFonts w:asciiTheme="majorBidi" w:hAnsiTheme="majorBidi" w:cstheme="majorBidi"/>
          <w:sz w:val="20"/>
          <w:szCs w:val="20"/>
        </w:rPr>
        <w:t>entered into</w:t>
      </w:r>
      <w:proofErr w:type="gramEnd"/>
      <w:r w:rsidR="00F25D97" w:rsidRPr="00DF2829">
        <w:rPr>
          <w:rFonts w:asciiTheme="majorBidi" w:hAnsiTheme="majorBidi" w:cstheme="majorBidi"/>
          <w:sz w:val="20"/>
          <w:szCs w:val="20"/>
        </w:rPr>
        <w:t xml:space="preserve"> Deed of Indebtedness Secured with a Guarantee No. 7 dated 3 April 1998, made before I Made </w:t>
      </w:r>
      <w:proofErr w:type="spellStart"/>
      <w:r w:rsidR="00F25D97" w:rsidRPr="00DF2829">
        <w:rPr>
          <w:rFonts w:asciiTheme="majorBidi" w:hAnsiTheme="majorBidi" w:cstheme="majorBidi"/>
          <w:sz w:val="20"/>
          <w:szCs w:val="20"/>
        </w:rPr>
        <w:t>Puryatma</w:t>
      </w:r>
      <w:proofErr w:type="spellEnd"/>
      <w:r w:rsidR="00F25D97" w:rsidRPr="00DF2829">
        <w:rPr>
          <w:rFonts w:asciiTheme="majorBidi" w:hAnsiTheme="majorBidi" w:cstheme="majorBidi"/>
          <w:sz w:val="20"/>
          <w:szCs w:val="20"/>
        </w:rPr>
        <w:t>, S.H., Notary in Denpasar (“</w:t>
      </w:r>
      <w:proofErr w:type="spellStart"/>
      <w:r w:rsidR="00F25D97" w:rsidRPr="00DF2829">
        <w:rPr>
          <w:rFonts w:asciiTheme="majorBidi" w:hAnsiTheme="majorBidi" w:cstheme="majorBidi"/>
          <w:b/>
          <w:bCs/>
          <w:sz w:val="20"/>
          <w:szCs w:val="20"/>
        </w:rPr>
        <w:t>DoI</w:t>
      </w:r>
      <w:proofErr w:type="spellEnd"/>
      <w:r w:rsidR="00F25D97" w:rsidRPr="00DF2829">
        <w:rPr>
          <w:rFonts w:asciiTheme="majorBidi" w:hAnsiTheme="majorBidi" w:cstheme="majorBidi"/>
          <w:b/>
          <w:bCs/>
          <w:sz w:val="20"/>
          <w:szCs w:val="20"/>
        </w:rPr>
        <w:t xml:space="preserve"> 7/1998</w:t>
      </w:r>
      <w:r w:rsidR="00F25D97" w:rsidRPr="00DF2829">
        <w:rPr>
          <w:rFonts w:asciiTheme="majorBidi" w:hAnsiTheme="majorBidi" w:cstheme="majorBidi"/>
          <w:sz w:val="20"/>
          <w:szCs w:val="20"/>
        </w:rPr>
        <w:t>”)</w:t>
      </w:r>
      <w:r w:rsidR="00E61C72" w:rsidRPr="00DF2829">
        <w:rPr>
          <w:rFonts w:asciiTheme="majorBidi" w:hAnsiTheme="majorBidi" w:cstheme="majorBidi"/>
          <w:sz w:val="20"/>
          <w:szCs w:val="20"/>
        </w:rPr>
        <w:t xml:space="preserve">. </w:t>
      </w:r>
    </w:p>
    <w:p w14:paraId="0034FA48" w14:textId="77777777" w:rsidR="00F25D97" w:rsidRPr="00DF2829" w:rsidRDefault="00F25D97" w:rsidP="00F25D97">
      <w:pPr>
        <w:pStyle w:val="ListParagraph"/>
        <w:rPr>
          <w:rFonts w:asciiTheme="majorBidi" w:hAnsiTheme="majorBidi" w:cstheme="majorBidi"/>
          <w:sz w:val="20"/>
          <w:szCs w:val="20"/>
        </w:rPr>
      </w:pPr>
    </w:p>
    <w:p w14:paraId="498FECEE" w14:textId="0CB2FEB2" w:rsidR="002E4980" w:rsidRPr="00DF2829" w:rsidRDefault="002E4980" w:rsidP="002E4980">
      <w:pPr>
        <w:pStyle w:val="ListParagraph"/>
        <w:numPr>
          <w:ilvl w:val="0"/>
          <w:numId w:val="2"/>
        </w:numPr>
        <w:spacing w:after="0"/>
        <w:ind w:left="567" w:hanging="567"/>
        <w:jc w:val="both"/>
        <w:rPr>
          <w:rFonts w:asciiTheme="majorBidi" w:hAnsiTheme="majorBidi" w:cstheme="majorBidi"/>
          <w:sz w:val="20"/>
          <w:szCs w:val="20"/>
        </w:rPr>
      </w:pPr>
      <w:r w:rsidRPr="00DF2829">
        <w:rPr>
          <w:rFonts w:asciiTheme="majorBidi" w:hAnsiTheme="majorBidi" w:cstheme="majorBidi"/>
          <w:sz w:val="20"/>
          <w:szCs w:val="20"/>
        </w:rPr>
        <w:t xml:space="preserve">In connection with </w:t>
      </w:r>
      <w:proofErr w:type="spellStart"/>
      <w:r w:rsidRPr="00DF2829">
        <w:rPr>
          <w:rFonts w:asciiTheme="majorBidi" w:hAnsiTheme="majorBidi" w:cstheme="majorBidi"/>
          <w:sz w:val="20"/>
          <w:szCs w:val="20"/>
        </w:rPr>
        <w:t>DoI</w:t>
      </w:r>
      <w:proofErr w:type="spellEnd"/>
      <w:r w:rsidRPr="00DF2829">
        <w:rPr>
          <w:rFonts w:asciiTheme="majorBidi" w:hAnsiTheme="majorBidi" w:cstheme="majorBidi"/>
          <w:sz w:val="20"/>
          <w:szCs w:val="20"/>
        </w:rPr>
        <w:t xml:space="preserve"> 7/1998, Ketut, as the legal owner of the land parcels, mortgaged these land parcels under Deed of Granting of Mortgage Rights No. 351/KT/1998 dated 22 December 1998: </w:t>
      </w:r>
    </w:p>
    <w:p w14:paraId="4947FBCE" w14:textId="77777777" w:rsidR="002E4980" w:rsidRPr="00DF2829" w:rsidRDefault="002E4980" w:rsidP="002E4980">
      <w:pPr>
        <w:pStyle w:val="ListParagraph"/>
        <w:rPr>
          <w:rFonts w:asciiTheme="majorBidi" w:hAnsiTheme="majorBidi" w:cstheme="majorBidi"/>
          <w:sz w:val="20"/>
          <w:szCs w:val="20"/>
        </w:rPr>
      </w:pPr>
    </w:p>
    <w:p w14:paraId="5E39DDF1" w14:textId="77777777" w:rsidR="001254BF" w:rsidRPr="00DF2829" w:rsidRDefault="001254BF" w:rsidP="001254BF">
      <w:pPr>
        <w:pStyle w:val="ListParagraph"/>
        <w:numPr>
          <w:ilvl w:val="0"/>
          <w:numId w:val="3"/>
        </w:numPr>
        <w:spacing w:after="0"/>
        <w:ind w:left="1134" w:hanging="567"/>
        <w:jc w:val="both"/>
        <w:rPr>
          <w:rFonts w:asciiTheme="majorBidi" w:hAnsiTheme="majorBidi" w:cstheme="majorBidi"/>
          <w:sz w:val="20"/>
          <w:szCs w:val="20"/>
        </w:rPr>
      </w:pPr>
      <w:r w:rsidRPr="00DF2829">
        <w:rPr>
          <w:rFonts w:asciiTheme="majorBidi" w:hAnsiTheme="majorBidi" w:cstheme="majorBidi"/>
          <w:sz w:val="20"/>
          <w:szCs w:val="20"/>
        </w:rPr>
        <w:t>Certificate of Right of Ownership (</w:t>
      </w:r>
      <w:proofErr w:type="spellStart"/>
      <w:r w:rsidRPr="00DF2829">
        <w:rPr>
          <w:rFonts w:asciiTheme="majorBidi" w:hAnsiTheme="majorBidi" w:cstheme="majorBidi"/>
          <w:i/>
          <w:iCs/>
          <w:sz w:val="20"/>
          <w:szCs w:val="20"/>
        </w:rPr>
        <w:t>Sertipikat</w:t>
      </w:r>
      <w:proofErr w:type="spellEnd"/>
      <w:r w:rsidRPr="00DF2829">
        <w:rPr>
          <w:rFonts w:asciiTheme="majorBidi" w:hAnsiTheme="majorBidi" w:cstheme="majorBidi"/>
          <w:i/>
          <w:iCs/>
          <w:sz w:val="20"/>
          <w:szCs w:val="20"/>
        </w:rPr>
        <w:t xml:space="preserve"> Hak Milik</w:t>
      </w:r>
      <w:r w:rsidRPr="00DF2829">
        <w:rPr>
          <w:rFonts w:asciiTheme="majorBidi" w:hAnsiTheme="majorBidi" w:cstheme="majorBidi"/>
          <w:sz w:val="20"/>
          <w:szCs w:val="20"/>
        </w:rPr>
        <w:t xml:space="preserve"> or SHM) No. 1173 dated 28 April 1988, with total area of 7,050 sqm, located at </w:t>
      </w:r>
      <w:proofErr w:type="spellStart"/>
      <w:r w:rsidRPr="00DF2829">
        <w:rPr>
          <w:rFonts w:asciiTheme="majorBidi" w:hAnsiTheme="majorBidi" w:cstheme="majorBidi"/>
          <w:sz w:val="20"/>
          <w:szCs w:val="20"/>
        </w:rPr>
        <w:t>Canggu</w:t>
      </w:r>
      <w:proofErr w:type="spellEnd"/>
      <w:r w:rsidRPr="00DF2829">
        <w:rPr>
          <w:rFonts w:asciiTheme="majorBidi" w:hAnsiTheme="majorBidi" w:cstheme="majorBidi"/>
          <w:sz w:val="20"/>
          <w:szCs w:val="20"/>
        </w:rPr>
        <w:t xml:space="preserve"> Village, Kuta District, Daerah Tingkat II Badung Regency, Province of Daerah Tingkat I Bali, issued by National Land Office of Badung Regency (“</w:t>
      </w:r>
      <w:r w:rsidRPr="00DF2829">
        <w:rPr>
          <w:rFonts w:asciiTheme="majorBidi" w:hAnsiTheme="majorBidi" w:cstheme="majorBidi"/>
          <w:b/>
          <w:bCs/>
          <w:sz w:val="20"/>
          <w:szCs w:val="20"/>
        </w:rPr>
        <w:t>SHM No. 1173</w:t>
      </w:r>
      <w:r w:rsidRPr="00DF2829">
        <w:rPr>
          <w:rFonts w:asciiTheme="majorBidi" w:hAnsiTheme="majorBidi" w:cstheme="majorBidi"/>
          <w:sz w:val="20"/>
          <w:szCs w:val="20"/>
        </w:rPr>
        <w:t xml:space="preserve">”); and </w:t>
      </w:r>
    </w:p>
    <w:p w14:paraId="6D043EBD" w14:textId="77777777" w:rsidR="001254BF" w:rsidRPr="00DF2829" w:rsidRDefault="001254BF" w:rsidP="001254BF">
      <w:pPr>
        <w:pStyle w:val="ListParagraph"/>
        <w:spacing w:after="0"/>
        <w:ind w:left="1134" w:hanging="567"/>
        <w:jc w:val="both"/>
        <w:rPr>
          <w:rFonts w:asciiTheme="majorBidi" w:hAnsiTheme="majorBidi" w:cstheme="majorBidi"/>
          <w:sz w:val="20"/>
          <w:szCs w:val="20"/>
        </w:rPr>
      </w:pPr>
    </w:p>
    <w:p w14:paraId="737E246A" w14:textId="56E7D0D8" w:rsidR="002E4980" w:rsidRPr="00DF2829" w:rsidRDefault="001254BF" w:rsidP="001254BF">
      <w:pPr>
        <w:pStyle w:val="ListParagraph"/>
        <w:numPr>
          <w:ilvl w:val="0"/>
          <w:numId w:val="3"/>
        </w:numPr>
        <w:spacing w:after="0"/>
        <w:ind w:left="1134" w:hanging="567"/>
        <w:jc w:val="both"/>
        <w:rPr>
          <w:rFonts w:asciiTheme="majorBidi" w:hAnsiTheme="majorBidi" w:cstheme="majorBidi"/>
          <w:sz w:val="20"/>
          <w:szCs w:val="20"/>
        </w:rPr>
      </w:pPr>
      <w:r w:rsidRPr="00DF2829">
        <w:rPr>
          <w:rFonts w:asciiTheme="majorBidi" w:hAnsiTheme="majorBidi" w:cstheme="majorBidi"/>
          <w:sz w:val="20"/>
          <w:szCs w:val="20"/>
        </w:rPr>
        <w:t>Certificate of Right of Ownership (</w:t>
      </w:r>
      <w:proofErr w:type="spellStart"/>
      <w:r w:rsidRPr="00DF2829">
        <w:rPr>
          <w:rFonts w:asciiTheme="majorBidi" w:hAnsiTheme="majorBidi" w:cstheme="majorBidi"/>
          <w:i/>
          <w:iCs/>
          <w:sz w:val="20"/>
          <w:szCs w:val="20"/>
        </w:rPr>
        <w:t>Sertipikat</w:t>
      </w:r>
      <w:proofErr w:type="spellEnd"/>
      <w:r w:rsidRPr="00DF2829">
        <w:rPr>
          <w:rFonts w:asciiTheme="majorBidi" w:hAnsiTheme="majorBidi" w:cstheme="majorBidi"/>
          <w:i/>
          <w:iCs/>
          <w:sz w:val="20"/>
          <w:szCs w:val="20"/>
        </w:rPr>
        <w:t xml:space="preserve"> Hak Milik</w:t>
      </w:r>
      <w:r w:rsidRPr="00DF2829">
        <w:rPr>
          <w:rFonts w:asciiTheme="majorBidi" w:hAnsiTheme="majorBidi" w:cstheme="majorBidi"/>
          <w:sz w:val="20"/>
          <w:szCs w:val="20"/>
        </w:rPr>
        <w:t xml:space="preserve"> or SHM) No. 1198 dated 27 August 1988, with total area of 5,300 sqm, located at </w:t>
      </w:r>
      <w:proofErr w:type="spellStart"/>
      <w:r w:rsidRPr="00DF2829">
        <w:rPr>
          <w:rFonts w:asciiTheme="majorBidi" w:hAnsiTheme="majorBidi" w:cstheme="majorBidi"/>
          <w:sz w:val="20"/>
          <w:szCs w:val="20"/>
        </w:rPr>
        <w:t>Canggu</w:t>
      </w:r>
      <w:proofErr w:type="spellEnd"/>
      <w:r w:rsidRPr="00DF2829">
        <w:rPr>
          <w:rFonts w:asciiTheme="majorBidi" w:hAnsiTheme="majorBidi" w:cstheme="majorBidi"/>
          <w:sz w:val="20"/>
          <w:szCs w:val="20"/>
        </w:rPr>
        <w:t xml:space="preserve"> Village, Kuta District, Daerah Tingkat II Badung Regency, Province of Daerah Tingkat I Bali, issued by National Land Office of Badung Regency (“</w:t>
      </w:r>
      <w:r w:rsidRPr="00DF2829">
        <w:rPr>
          <w:rFonts w:asciiTheme="majorBidi" w:hAnsiTheme="majorBidi" w:cstheme="majorBidi"/>
          <w:b/>
          <w:bCs/>
          <w:sz w:val="20"/>
          <w:szCs w:val="20"/>
        </w:rPr>
        <w:t>SHM No. 1198</w:t>
      </w:r>
      <w:r w:rsidRPr="00DF2829">
        <w:rPr>
          <w:rFonts w:asciiTheme="majorBidi" w:hAnsiTheme="majorBidi" w:cstheme="majorBidi"/>
          <w:sz w:val="20"/>
          <w:szCs w:val="20"/>
        </w:rPr>
        <w:t>”),</w:t>
      </w:r>
    </w:p>
    <w:p w14:paraId="4875B722" w14:textId="77777777" w:rsidR="001254BF" w:rsidRPr="00DF2829" w:rsidRDefault="001254BF" w:rsidP="001254BF">
      <w:pPr>
        <w:pStyle w:val="ListParagraph"/>
        <w:rPr>
          <w:rFonts w:asciiTheme="majorBidi" w:hAnsiTheme="majorBidi" w:cstheme="majorBidi"/>
          <w:sz w:val="20"/>
          <w:szCs w:val="20"/>
        </w:rPr>
      </w:pPr>
    </w:p>
    <w:p w14:paraId="7D7D3C0D" w14:textId="29405E06" w:rsidR="001254BF" w:rsidRPr="00DF2829" w:rsidRDefault="001254BF" w:rsidP="001254BF">
      <w:pPr>
        <w:pStyle w:val="ListParagraph"/>
        <w:spacing w:after="0"/>
        <w:ind w:left="567"/>
        <w:jc w:val="both"/>
        <w:rPr>
          <w:rFonts w:asciiTheme="majorBidi" w:hAnsiTheme="majorBidi" w:cstheme="majorBidi"/>
          <w:sz w:val="20"/>
          <w:szCs w:val="20"/>
        </w:rPr>
      </w:pPr>
      <w:r w:rsidRPr="00DF2829">
        <w:rPr>
          <w:rFonts w:asciiTheme="majorBidi" w:hAnsiTheme="majorBidi" w:cstheme="majorBidi"/>
          <w:sz w:val="20"/>
          <w:szCs w:val="20"/>
        </w:rPr>
        <w:t xml:space="preserve">with its location and boundaries, as attached hereto as </w:t>
      </w:r>
      <w:r w:rsidRPr="00DF2829">
        <w:rPr>
          <w:rFonts w:asciiTheme="majorBidi" w:hAnsiTheme="majorBidi" w:cstheme="majorBidi"/>
          <w:sz w:val="20"/>
          <w:szCs w:val="20"/>
          <w:u w:val="single"/>
        </w:rPr>
        <w:t>Annex 1</w:t>
      </w:r>
      <w:r w:rsidRPr="00DF2829">
        <w:rPr>
          <w:rFonts w:asciiTheme="majorBidi" w:hAnsiTheme="majorBidi" w:cstheme="majorBidi"/>
          <w:sz w:val="20"/>
          <w:szCs w:val="20"/>
        </w:rPr>
        <w:t xml:space="preserve">, and together with </w:t>
      </w:r>
      <w:r w:rsidR="00CC37BD">
        <w:rPr>
          <w:rFonts w:asciiTheme="majorBidi" w:hAnsiTheme="majorBidi" w:cstheme="majorBidi"/>
          <w:sz w:val="20"/>
          <w:szCs w:val="20"/>
        </w:rPr>
        <w:t>[</w:t>
      </w:r>
      <w:r w:rsidRPr="00DF2829">
        <w:rPr>
          <w:rFonts w:asciiTheme="majorBidi" w:hAnsiTheme="majorBidi" w:cstheme="majorBidi"/>
          <w:sz w:val="20"/>
          <w:szCs w:val="20"/>
        </w:rPr>
        <w:t>villa</w:t>
      </w:r>
      <w:r w:rsidR="00CC37BD">
        <w:rPr>
          <w:rFonts w:asciiTheme="majorBidi" w:hAnsiTheme="majorBidi" w:cstheme="majorBidi"/>
          <w:sz w:val="20"/>
          <w:szCs w:val="20"/>
        </w:rPr>
        <w:t>]</w:t>
      </w:r>
      <w:r w:rsidRPr="00DF2829">
        <w:rPr>
          <w:rFonts w:asciiTheme="majorBidi" w:hAnsiTheme="majorBidi" w:cstheme="majorBidi"/>
          <w:sz w:val="20"/>
          <w:szCs w:val="20"/>
        </w:rPr>
        <w:t xml:space="preserve"> shall be referred to the “</w:t>
      </w:r>
      <w:r w:rsidRPr="00DF2829">
        <w:rPr>
          <w:rFonts w:asciiTheme="majorBidi" w:hAnsiTheme="majorBidi" w:cstheme="majorBidi"/>
          <w:b/>
          <w:bCs/>
          <w:sz w:val="20"/>
          <w:szCs w:val="20"/>
        </w:rPr>
        <w:t>Property</w:t>
      </w:r>
      <w:r w:rsidRPr="00DF2829">
        <w:rPr>
          <w:rFonts w:asciiTheme="majorBidi" w:hAnsiTheme="majorBidi" w:cstheme="majorBidi"/>
          <w:sz w:val="20"/>
          <w:szCs w:val="20"/>
        </w:rPr>
        <w:t>”.</w:t>
      </w:r>
    </w:p>
    <w:p w14:paraId="318130B7" w14:textId="77777777" w:rsidR="002E4980" w:rsidRPr="00DF2829" w:rsidRDefault="002E4980" w:rsidP="002E4980">
      <w:pPr>
        <w:pStyle w:val="ListParagraph"/>
        <w:rPr>
          <w:rFonts w:asciiTheme="majorBidi" w:hAnsiTheme="majorBidi" w:cstheme="majorBidi"/>
          <w:sz w:val="20"/>
          <w:szCs w:val="20"/>
        </w:rPr>
      </w:pPr>
    </w:p>
    <w:p w14:paraId="2D2A7832" w14:textId="76401E4A" w:rsidR="00395021" w:rsidRPr="00DF2829" w:rsidRDefault="005B5821" w:rsidP="005B5821">
      <w:pPr>
        <w:pStyle w:val="ListParagraph"/>
        <w:numPr>
          <w:ilvl w:val="0"/>
          <w:numId w:val="2"/>
        </w:numPr>
        <w:spacing w:after="0"/>
        <w:ind w:left="567" w:hanging="567"/>
        <w:jc w:val="both"/>
        <w:rPr>
          <w:rFonts w:asciiTheme="majorBidi" w:hAnsiTheme="majorBidi" w:cstheme="majorBidi"/>
          <w:sz w:val="20"/>
          <w:szCs w:val="20"/>
        </w:rPr>
      </w:pPr>
      <w:r w:rsidRPr="005B5821">
        <w:rPr>
          <w:rFonts w:asciiTheme="majorBidi" w:hAnsiTheme="majorBidi" w:cstheme="majorBidi"/>
          <w:sz w:val="20"/>
          <w:szCs w:val="20"/>
        </w:rPr>
        <w:t>By taking the above considerations into account, the Parties intend to enter into this Agreement to set out (a) the understanding between the Parties regarding the steps and schedule for the discharge of the mortgage, and (b) the intended sale of the Property to a third party (the potential buyer). This Agreement is made to establish the basis upon which the Parties shall regulate their respective rights and obligations in connection with the foregoing</w:t>
      </w:r>
      <w:r w:rsidR="00C32A07" w:rsidRPr="00DF2829">
        <w:rPr>
          <w:rFonts w:asciiTheme="majorBidi" w:hAnsiTheme="majorBidi" w:cstheme="majorBidi"/>
          <w:sz w:val="20"/>
          <w:szCs w:val="20"/>
        </w:rPr>
        <w:t>.</w:t>
      </w:r>
      <w:r w:rsidR="00E16ABE">
        <w:rPr>
          <w:rFonts w:asciiTheme="majorBidi" w:hAnsiTheme="majorBidi" w:cstheme="majorBidi"/>
          <w:sz w:val="20"/>
          <w:szCs w:val="20"/>
        </w:rPr>
        <w:t xml:space="preserve"> </w:t>
      </w:r>
      <w:r>
        <w:rPr>
          <w:rFonts w:asciiTheme="majorBidi" w:hAnsiTheme="majorBidi" w:cstheme="majorBidi"/>
          <w:sz w:val="20"/>
          <w:szCs w:val="20"/>
        </w:rPr>
        <w:t xml:space="preserve"> </w:t>
      </w:r>
    </w:p>
    <w:p w14:paraId="3A9E5541" w14:textId="77777777" w:rsidR="00395021" w:rsidRPr="00DF2829" w:rsidRDefault="00395021" w:rsidP="00395021">
      <w:pPr>
        <w:spacing w:after="0"/>
        <w:jc w:val="both"/>
        <w:rPr>
          <w:rFonts w:asciiTheme="majorBidi" w:hAnsiTheme="majorBidi" w:cstheme="majorBidi"/>
          <w:sz w:val="20"/>
          <w:szCs w:val="20"/>
        </w:rPr>
      </w:pPr>
    </w:p>
    <w:p w14:paraId="1A262451" w14:textId="77777777" w:rsidR="00395021" w:rsidRPr="00DF2829" w:rsidRDefault="00395021" w:rsidP="00395021">
      <w:pPr>
        <w:spacing w:after="0"/>
        <w:jc w:val="both"/>
        <w:rPr>
          <w:rFonts w:asciiTheme="majorBidi" w:hAnsiTheme="majorBidi" w:cstheme="majorBidi"/>
          <w:sz w:val="20"/>
          <w:szCs w:val="20"/>
        </w:rPr>
      </w:pPr>
      <w:r w:rsidRPr="00DF2829">
        <w:rPr>
          <w:rFonts w:asciiTheme="majorBidi" w:hAnsiTheme="majorBidi" w:cstheme="majorBidi"/>
          <w:b/>
          <w:bCs/>
          <w:sz w:val="20"/>
          <w:szCs w:val="20"/>
        </w:rPr>
        <w:t>NOW, THEREFORE</w:t>
      </w:r>
      <w:r w:rsidRPr="00DF2829">
        <w:rPr>
          <w:rFonts w:asciiTheme="majorBidi" w:hAnsiTheme="majorBidi" w:cstheme="majorBidi"/>
          <w:sz w:val="20"/>
          <w:szCs w:val="20"/>
        </w:rPr>
        <w:t>, in consideration of the foregoing, the Parties, intending to be legally bound, hereby agree and covenant as follows:</w:t>
      </w:r>
    </w:p>
    <w:p w14:paraId="2FCA2E3B" w14:textId="77777777" w:rsidR="00395021" w:rsidRDefault="00395021" w:rsidP="00395021">
      <w:pPr>
        <w:spacing w:after="0"/>
        <w:jc w:val="both"/>
        <w:rPr>
          <w:rFonts w:asciiTheme="majorBidi" w:hAnsiTheme="majorBidi" w:cstheme="majorBidi"/>
          <w:sz w:val="20"/>
          <w:szCs w:val="20"/>
        </w:rPr>
      </w:pPr>
    </w:p>
    <w:p w14:paraId="04BEE796" w14:textId="77777777" w:rsidR="005B5821" w:rsidRPr="00DF2829" w:rsidRDefault="005B5821" w:rsidP="00395021">
      <w:pPr>
        <w:spacing w:after="0"/>
        <w:jc w:val="both"/>
        <w:rPr>
          <w:rFonts w:asciiTheme="majorBidi" w:hAnsiTheme="majorBidi" w:cstheme="majorBidi"/>
          <w:sz w:val="20"/>
          <w:szCs w:val="20"/>
        </w:rPr>
      </w:pPr>
    </w:p>
    <w:p w14:paraId="2E2275B7" w14:textId="77777777" w:rsidR="0078192E" w:rsidRPr="00DF2829" w:rsidRDefault="0078192E" w:rsidP="0078192E">
      <w:pPr>
        <w:pStyle w:val="Heading1"/>
        <w:spacing w:before="0" w:after="0" w:line="240" w:lineRule="auto"/>
        <w:jc w:val="center"/>
        <w:rPr>
          <w:rFonts w:asciiTheme="majorBidi" w:hAnsiTheme="majorBidi"/>
          <w:b/>
          <w:bCs/>
          <w:color w:val="auto"/>
          <w:sz w:val="20"/>
          <w:szCs w:val="20"/>
        </w:rPr>
      </w:pPr>
      <w:r w:rsidRPr="00DF2829">
        <w:rPr>
          <w:rFonts w:asciiTheme="majorBidi" w:hAnsiTheme="majorBidi"/>
          <w:b/>
          <w:bCs/>
          <w:color w:val="auto"/>
          <w:sz w:val="20"/>
          <w:szCs w:val="20"/>
        </w:rPr>
        <w:lastRenderedPageBreak/>
        <w:t>ARTICLE 1</w:t>
      </w:r>
    </w:p>
    <w:p w14:paraId="7B0ABB41" w14:textId="77777777" w:rsidR="0078192E" w:rsidRPr="00DF2829" w:rsidRDefault="0078192E" w:rsidP="0078192E">
      <w:pPr>
        <w:spacing w:after="0" w:line="240" w:lineRule="auto"/>
        <w:jc w:val="center"/>
        <w:rPr>
          <w:rFonts w:asciiTheme="majorBidi" w:hAnsiTheme="majorBidi" w:cstheme="majorBidi"/>
          <w:b/>
          <w:bCs/>
          <w:sz w:val="20"/>
          <w:szCs w:val="20"/>
        </w:rPr>
      </w:pPr>
      <w:r w:rsidRPr="00DF2829">
        <w:rPr>
          <w:rFonts w:asciiTheme="majorBidi" w:hAnsiTheme="majorBidi" w:cstheme="majorBidi"/>
          <w:b/>
          <w:bCs/>
          <w:sz w:val="20"/>
          <w:szCs w:val="20"/>
        </w:rPr>
        <w:t xml:space="preserve">INTERPRETATION – RECITALS – ANNEXES – DEFINITIONS </w:t>
      </w:r>
    </w:p>
    <w:p w14:paraId="65BE9B48" w14:textId="77777777" w:rsidR="0078192E" w:rsidRPr="00DF2829" w:rsidRDefault="0078192E" w:rsidP="0078192E">
      <w:pPr>
        <w:spacing w:after="0" w:line="240" w:lineRule="auto"/>
        <w:rPr>
          <w:rFonts w:asciiTheme="majorBidi" w:hAnsiTheme="majorBidi" w:cstheme="majorBidi"/>
          <w:b/>
          <w:bCs/>
          <w:sz w:val="20"/>
          <w:szCs w:val="20"/>
        </w:rPr>
      </w:pPr>
    </w:p>
    <w:p w14:paraId="5C57FDEF" w14:textId="77777777" w:rsidR="0078192E" w:rsidRPr="00DF2829" w:rsidRDefault="0078192E" w:rsidP="0078192E">
      <w:pPr>
        <w:pStyle w:val="ListParagraph"/>
        <w:numPr>
          <w:ilvl w:val="0"/>
          <w:numId w:val="5"/>
        </w:numPr>
        <w:spacing w:after="0" w:line="240" w:lineRule="auto"/>
        <w:ind w:left="567" w:hanging="567"/>
        <w:rPr>
          <w:rFonts w:asciiTheme="majorBidi" w:hAnsiTheme="majorBidi" w:cstheme="majorBidi"/>
          <w:b/>
          <w:bCs/>
          <w:sz w:val="20"/>
          <w:szCs w:val="20"/>
        </w:rPr>
      </w:pPr>
      <w:r w:rsidRPr="00DF2829">
        <w:rPr>
          <w:rFonts w:asciiTheme="majorBidi" w:hAnsiTheme="majorBidi" w:cstheme="majorBidi"/>
          <w:b/>
          <w:bCs/>
          <w:sz w:val="20"/>
          <w:szCs w:val="20"/>
        </w:rPr>
        <w:t>Interpretation</w:t>
      </w:r>
    </w:p>
    <w:p w14:paraId="36B59F6E" w14:textId="77777777" w:rsidR="0078192E" w:rsidRPr="00DF2829" w:rsidRDefault="0078192E" w:rsidP="0078192E">
      <w:pPr>
        <w:pStyle w:val="ListParagraph"/>
        <w:spacing w:after="0" w:line="240" w:lineRule="auto"/>
        <w:ind w:left="567"/>
        <w:rPr>
          <w:rFonts w:asciiTheme="majorBidi" w:hAnsiTheme="majorBidi" w:cstheme="majorBidi"/>
          <w:sz w:val="20"/>
          <w:szCs w:val="20"/>
        </w:rPr>
      </w:pPr>
    </w:p>
    <w:p w14:paraId="70B1FE1F" w14:textId="77777777" w:rsidR="0078192E" w:rsidRPr="00DF2829" w:rsidRDefault="0078192E" w:rsidP="0078192E">
      <w:pPr>
        <w:pStyle w:val="ListParagraph"/>
        <w:spacing w:after="0" w:line="240" w:lineRule="auto"/>
        <w:ind w:left="567"/>
        <w:rPr>
          <w:rFonts w:asciiTheme="majorBidi" w:hAnsiTheme="majorBidi" w:cstheme="majorBidi"/>
          <w:sz w:val="20"/>
          <w:szCs w:val="20"/>
        </w:rPr>
      </w:pPr>
      <w:r w:rsidRPr="00DF2829">
        <w:rPr>
          <w:rFonts w:asciiTheme="majorBidi" w:hAnsiTheme="majorBidi" w:cstheme="majorBidi"/>
          <w:sz w:val="20"/>
          <w:szCs w:val="20"/>
        </w:rPr>
        <w:t xml:space="preserve">In this Agreement, unless the context otherwise requires: </w:t>
      </w:r>
    </w:p>
    <w:p w14:paraId="776EF02E" w14:textId="77777777" w:rsidR="0078192E" w:rsidRPr="00DF2829" w:rsidRDefault="0078192E" w:rsidP="0078192E">
      <w:pPr>
        <w:pStyle w:val="ListParagraph"/>
        <w:spacing w:after="0" w:line="240" w:lineRule="auto"/>
        <w:ind w:left="567"/>
        <w:rPr>
          <w:rFonts w:asciiTheme="majorBidi" w:hAnsiTheme="majorBidi" w:cstheme="majorBidi"/>
          <w:sz w:val="20"/>
          <w:szCs w:val="20"/>
        </w:rPr>
      </w:pPr>
    </w:p>
    <w:p w14:paraId="76011DE7" w14:textId="77777777" w:rsidR="0078192E" w:rsidRPr="00DF2829" w:rsidRDefault="0078192E" w:rsidP="0078192E">
      <w:pPr>
        <w:pStyle w:val="FAM90Sectiontextnonum"/>
        <w:numPr>
          <w:ilvl w:val="0"/>
          <w:numId w:val="6"/>
        </w:numPr>
        <w:spacing w:after="0"/>
        <w:ind w:left="1134" w:hanging="567"/>
        <w:rPr>
          <w:rFonts w:asciiTheme="majorBidi" w:hAnsiTheme="majorBidi" w:cstheme="majorBidi"/>
          <w:sz w:val="20"/>
          <w:szCs w:val="20"/>
        </w:rPr>
      </w:pPr>
      <w:r w:rsidRPr="00DF2829">
        <w:rPr>
          <w:rFonts w:asciiTheme="majorBidi" w:hAnsiTheme="majorBidi" w:cstheme="majorBidi"/>
          <w:sz w:val="20"/>
          <w:szCs w:val="20"/>
        </w:rPr>
        <w:t>where a reference is made to a “</w:t>
      </w:r>
      <w:r w:rsidRPr="00DF2829">
        <w:rPr>
          <w:rFonts w:asciiTheme="majorBidi" w:hAnsiTheme="majorBidi" w:cstheme="majorBidi"/>
          <w:b/>
          <w:i/>
          <w:iCs/>
          <w:sz w:val="20"/>
          <w:szCs w:val="20"/>
        </w:rPr>
        <w:t>Recital</w:t>
      </w:r>
      <w:r w:rsidRPr="00DF2829">
        <w:rPr>
          <w:rFonts w:asciiTheme="majorBidi" w:hAnsiTheme="majorBidi" w:cstheme="majorBidi"/>
          <w:sz w:val="20"/>
          <w:szCs w:val="20"/>
        </w:rPr>
        <w:t>”, “</w:t>
      </w:r>
      <w:r w:rsidRPr="00DF2829">
        <w:rPr>
          <w:rFonts w:asciiTheme="majorBidi" w:hAnsiTheme="majorBidi" w:cstheme="majorBidi"/>
          <w:b/>
          <w:bCs w:val="0"/>
          <w:i/>
          <w:iCs/>
          <w:sz w:val="20"/>
          <w:szCs w:val="20"/>
        </w:rPr>
        <w:t>Article</w:t>
      </w:r>
      <w:r w:rsidRPr="00DF2829">
        <w:rPr>
          <w:rFonts w:asciiTheme="majorBidi" w:hAnsiTheme="majorBidi" w:cstheme="majorBidi"/>
          <w:sz w:val="20"/>
          <w:szCs w:val="20"/>
        </w:rPr>
        <w:t>”, “</w:t>
      </w:r>
      <w:r w:rsidRPr="00DF2829">
        <w:rPr>
          <w:rFonts w:asciiTheme="majorBidi" w:hAnsiTheme="majorBidi" w:cstheme="majorBidi"/>
          <w:b/>
          <w:i/>
          <w:iCs/>
          <w:sz w:val="20"/>
          <w:szCs w:val="20"/>
        </w:rPr>
        <w:t>Clause</w:t>
      </w:r>
      <w:r w:rsidRPr="00DF2829">
        <w:rPr>
          <w:rFonts w:asciiTheme="majorBidi" w:hAnsiTheme="majorBidi" w:cstheme="majorBidi"/>
          <w:sz w:val="20"/>
          <w:szCs w:val="20"/>
        </w:rPr>
        <w:t>” or “</w:t>
      </w:r>
      <w:r w:rsidRPr="00DF2829">
        <w:rPr>
          <w:rFonts w:asciiTheme="majorBidi" w:hAnsiTheme="majorBidi" w:cstheme="majorBidi"/>
          <w:b/>
          <w:i/>
          <w:iCs/>
          <w:sz w:val="20"/>
          <w:szCs w:val="20"/>
        </w:rPr>
        <w:t>Annex</w:t>
      </w:r>
      <w:r w:rsidRPr="00DF2829">
        <w:rPr>
          <w:rFonts w:asciiTheme="majorBidi" w:hAnsiTheme="majorBidi" w:cstheme="majorBidi"/>
          <w:sz w:val="20"/>
          <w:szCs w:val="20"/>
        </w:rPr>
        <w:t xml:space="preserve">”, such reference shall be to a recital of, article of, clause of, or annex to this </w:t>
      </w:r>
      <w:proofErr w:type="gramStart"/>
      <w:r w:rsidRPr="00DF2829">
        <w:rPr>
          <w:rFonts w:asciiTheme="majorBidi" w:hAnsiTheme="majorBidi" w:cstheme="majorBidi"/>
          <w:sz w:val="20"/>
          <w:szCs w:val="20"/>
        </w:rPr>
        <w:t>Agreement;</w:t>
      </w:r>
      <w:proofErr w:type="gramEnd"/>
    </w:p>
    <w:p w14:paraId="23E5173D" w14:textId="77777777" w:rsidR="0078192E" w:rsidRPr="00DF2829" w:rsidRDefault="0078192E" w:rsidP="0078192E">
      <w:pPr>
        <w:pStyle w:val="FAM90Sectiontextnonum"/>
        <w:spacing w:after="0"/>
        <w:ind w:left="1134" w:hanging="567"/>
        <w:rPr>
          <w:rFonts w:asciiTheme="majorBidi" w:hAnsiTheme="majorBidi" w:cstheme="majorBidi"/>
          <w:sz w:val="20"/>
          <w:szCs w:val="20"/>
        </w:rPr>
      </w:pPr>
    </w:p>
    <w:p w14:paraId="26B93D6D" w14:textId="259D1482" w:rsidR="0078192E" w:rsidRPr="00DF2829" w:rsidRDefault="0078192E" w:rsidP="0078192E">
      <w:pPr>
        <w:pStyle w:val="FAM90Sectiontextnonum"/>
        <w:numPr>
          <w:ilvl w:val="0"/>
          <w:numId w:val="6"/>
        </w:numPr>
        <w:spacing w:after="0"/>
        <w:ind w:left="1134" w:hanging="567"/>
        <w:rPr>
          <w:rFonts w:asciiTheme="majorBidi" w:hAnsiTheme="majorBidi" w:cstheme="majorBidi"/>
          <w:sz w:val="20"/>
          <w:szCs w:val="20"/>
        </w:rPr>
      </w:pPr>
      <w:r w:rsidRPr="00DF2829">
        <w:rPr>
          <w:rFonts w:asciiTheme="majorBidi" w:hAnsiTheme="majorBidi" w:cstheme="majorBidi"/>
          <w:sz w:val="20"/>
          <w:szCs w:val="20"/>
        </w:rPr>
        <w:t>reference to the “</w:t>
      </w:r>
      <w:r w:rsidRPr="00DF2829">
        <w:rPr>
          <w:rFonts w:asciiTheme="majorBidi" w:hAnsiTheme="majorBidi" w:cstheme="majorBidi"/>
          <w:b/>
          <w:i/>
          <w:iCs/>
          <w:sz w:val="20"/>
          <w:szCs w:val="20"/>
        </w:rPr>
        <w:t>Parties</w:t>
      </w:r>
      <w:r w:rsidRPr="00DF2829">
        <w:rPr>
          <w:rFonts w:asciiTheme="majorBidi" w:hAnsiTheme="majorBidi" w:cstheme="majorBidi"/>
          <w:sz w:val="20"/>
          <w:szCs w:val="20"/>
        </w:rPr>
        <w:t xml:space="preserve">” to this Agreement includes their respective </w:t>
      </w:r>
      <w:r w:rsidR="00BA1190" w:rsidRPr="00BA1190">
        <w:rPr>
          <w:rFonts w:asciiTheme="majorBidi" w:hAnsiTheme="majorBidi" w:cstheme="majorBidi"/>
          <w:sz w:val="20"/>
          <w:szCs w:val="20"/>
        </w:rPr>
        <w:t xml:space="preserve">heirs, legal representatives, and permitted </w:t>
      </w:r>
      <w:proofErr w:type="gramStart"/>
      <w:r w:rsidR="00BA1190" w:rsidRPr="00BA1190">
        <w:rPr>
          <w:rFonts w:asciiTheme="majorBidi" w:hAnsiTheme="majorBidi" w:cstheme="majorBidi"/>
          <w:sz w:val="20"/>
          <w:szCs w:val="20"/>
        </w:rPr>
        <w:t>assigns</w:t>
      </w:r>
      <w:r w:rsidRPr="00DF2829">
        <w:rPr>
          <w:rFonts w:asciiTheme="majorBidi" w:hAnsiTheme="majorBidi" w:cstheme="majorBidi"/>
          <w:sz w:val="20"/>
          <w:szCs w:val="20"/>
        </w:rPr>
        <w:t>;</w:t>
      </w:r>
      <w:proofErr w:type="gramEnd"/>
    </w:p>
    <w:p w14:paraId="2B765644" w14:textId="77777777" w:rsidR="0078192E" w:rsidRPr="00DF2829" w:rsidRDefault="0078192E" w:rsidP="0078192E">
      <w:pPr>
        <w:pStyle w:val="FAM90Sectiontextnonum"/>
        <w:spacing w:after="0"/>
        <w:ind w:left="1134" w:hanging="567"/>
        <w:rPr>
          <w:rFonts w:asciiTheme="majorBidi" w:hAnsiTheme="majorBidi" w:cstheme="majorBidi"/>
          <w:sz w:val="20"/>
          <w:szCs w:val="20"/>
        </w:rPr>
      </w:pPr>
    </w:p>
    <w:p w14:paraId="75D8361B" w14:textId="77777777" w:rsidR="0078192E" w:rsidRPr="00DF2829" w:rsidRDefault="0078192E" w:rsidP="0078192E">
      <w:pPr>
        <w:pStyle w:val="FAM90Sectiontextnonum"/>
        <w:numPr>
          <w:ilvl w:val="0"/>
          <w:numId w:val="6"/>
        </w:numPr>
        <w:spacing w:after="0"/>
        <w:ind w:left="1134" w:hanging="567"/>
        <w:rPr>
          <w:rFonts w:asciiTheme="majorBidi" w:hAnsiTheme="majorBidi" w:cstheme="majorBidi"/>
          <w:sz w:val="20"/>
          <w:szCs w:val="20"/>
        </w:rPr>
      </w:pPr>
      <w:proofErr w:type="gramStart"/>
      <w:r w:rsidRPr="00DF2829">
        <w:rPr>
          <w:rFonts w:asciiTheme="majorBidi" w:hAnsiTheme="majorBidi" w:cstheme="majorBidi"/>
          <w:sz w:val="20"/>
          <w:szCs w:val="20"/>
        </w:rPr>
        <w:t>a statute</w:t>
      </w:r>
      <w:proofErr w:type="gramEnd"/>
      <w:r w:rsidRPr="00DF2829">
        <w:rPr>
          <w:rFonts w:asciiTheme="majorBidi" w:hAnsiTheme="majorBidi" w:cstheme="majorBidi"/>
          <w:sz w:val="20"/>
          <w:szCs w:val="20"/>
        </w:rPr>
        <w:t xml:space="preserve"> or statutory provision includes any consolidation, re-enactment, modification or replacement of the same, any statute or statutory provision of which it is a consolidation, re-enactment, modification or replacement and any subordinate legislation in force under any of the same from time to </w:t>
      </w:r>
      <w:proofErr w:type="gramStart"/>
      <w:r w:rsidRPr="00DF2829">
        <w:rPr>
          <w:rFonts w:asciiTheme="majorBidi" w:hAnsiTheme="majorBidi" w:cstheme="majorBidi"/>
          <w:sz w:val="20"/>
          <w:szCs w:val="20"/>
        </w:rPr>
        <w:t>time;</w:t>
      </w:r>
      <w:proofErr w:type="gramEnd"/>
    </w:p>
    <w:p w14:paraId="02A0ADFC" w14:textId="77777777" w:rsidR="0078192E" w:rsidRPr="00DF2829" w:rsidRDefault="0078192E" w:rsidP="0078192E">
      <w:pPr>
        <w:pStyle w:val="FAM90Sectiontextnonum"/>
        <w:spacing w:after="0"/>
        <w:ind w:left="1134" w:hanging="567"/>
        <w:rPr>
          <w:rFonts w:asciiTheme="majorBidi" w:hAnsiTheme="majorBidi" w:cstheme="majorBidi"/>
          <w:sz w:val="20"/>
          <w:szCs w:val="20"/>
        </w:rPr>
      </w:pPr>
    </w:p>
    <w:p w14:paraId="5B689768" w14:textId="77777777" w:rsidR="0078192E" w:rsidRPr="00DF2829" w:rsidRDefault="0078192E" w:rsidP="0078192E">
      <w:pPr>
        <w:pStyle w:val="FAM90Sectiontextnonum"/>
        <w:numPr>
          <w:ilvl w:val="0"/>
          <w:numId w:val="6"/>
        </w:numPr>
        <w:spacing w:after="0"/>
        <w:ind w:left="1134" w:hanging="567"/>
        <w:rPr>
          <w:rFonts w:asciiTheme="majorBidi" w:hAnsiTheme="majorBidi" w:cstheme="majorBidi"/>
          <w:sz w:val="20"/>
          <w:szCs w:val="20"/>
        </w:rPr>
      </w:pPr>
      <w:r w:rsidRPr="00DF2829">
        <w:rPr>
          <w:rFonts w:asciiTheme="majorBidi" w:hAnsiTheme="majorBidi" w:cstheme="majorBidi"/>
          <w:sz w:val="20"/>
          <w:szCs w:val="20"/>
        </w:rPr>
        <w:t>the words “</w:t>
      </w:r>
      <w:r w:rsidRPr="00DF2829">
        <w:rPr>
          <w:rFonts w:asciiTheme="majorBidi" w:hAnsiTheme="majorBidi" w:cstheme="majorBidi"/>
          <w:b/>
          <w:i/>
          <w:iCs/>
          <w:sz w:val="20"/>
          <w:szCs w:val="20"/>
        </w:rPr>
        <w:t>hereof</w:t>
      </w:r>
      <w:r w:rsidRPr="00DF2829">
        <w:rPr>
          <w:rFonts w:asciiTheme="majorBidi" w:hAnsiTheme="majorBidi" w:cstheme="majorBidi"/>
          <w:sz w:val="20"/>
          <w:szCs w:val="20"/>
        </w:rPr>
        <w:t>”, “</w:t>
      </w:r>
      <w:r w:rsidRPr="00DF2829">
        <w:rPr>
          <w:rFonts w:asciiTheme="majorBidi" w:hAnsiTheme="majorBidi" w:cstheme="majorBidi"/>
          <w:b/>
          <w:i/>
          <w:iCs/>
          <w:sz w:val="20"/>
          <w:szCs w:val="20"/>
        </w:rPr>
        <w:t>herein</w:t>
      </w:r>
      <w:r w:rsidRPr="00DF2829">
        <w:rPr>
          <w:rFonts w:asciiTheme="majorBidi" w:hAnsiTheme="majorBidi" w:cstheme="majorBidi"/>
          <w:sz w:val="20"/>
          <w:szCs w:val="20"/>
        </w:rPr>
        <w:t>” and “</w:t>
      </w:r>
      <w:r w:rsidRPr="00DF2829">
        <w:rPr>
          <w:rFonts w:asciiTheme="majorBidi" w:hAnsiTheme="majorBidi" w:cstheme="majorBidi"/>
          <w:b/>
          <w:i/>
          <w:iCs/>
          <w:sz w:val="20"/>
          <w:szCs w:val="20"/>
        </w:rPr>
        <w:t>hereunder</w:t>
      </w:r>
      <w:r w:rsidRPr="00DF2829">
        <w:rPr>
          <w:rFonts w:asciiTheme="majorBidi" w:hAnsiTheme="majorBidi" w:cstheme="majorBidi"/>
          <w:sz w:val="20"/>
          <w:szCs w:val="20"/>
        </w:rPr>
        <w:t xml:space="preserve">” and words of similar import, when used in this Agreement, shall refer to this Agreement as a whole and not to any particular provision </w:t>
      </w:r>
      <w:proofErr w:type="gramStart"/>
      <w:r w:rsidRPr="00DF2829">
        <w:rPr>
          <w:rFonts w:asciiTheme="majorBidi" w:hAnsiTheme="majorBidi" w:cstheme="majorBidi"/>
          <w:sz w:val="20"/>
          <w:szCs w:val="20"/>
        </w:rPr>
        <w:t>hereof;</w:t>
      </w:r>
      <w:proofErr w:type="gramEnd"/>
    </w:p>
    <w:p w14:paraId="56855F00" w14:textId="77777777" w:rsidR="0078192E" w:rsidRPr="00DF2829" w:rsidRDefault="0078192E" w:rsidP="0078192E">
      <w:pPr>
        <w:pStyle w:val="FAM90Sectiontextnonum"/>
        <w:spacing w:after="0"/>
        <w:ind w:left="1134" w:hanging="567"/>
        <w:rPr>
          <w:rFonts w:asciiTheme="majorBidi" w:hAnsiTheme="majorBidi" w:cstheme="majorBidi"/>
          <w:sz w:val="20"/>
          <w:szCs w:val="20"/>
        </w:rPr>
      </w:pPr>
    </w:p>
    <w:p w14:paraId="559A6442" w14:textId="77777777" w:rsidR="0078192E" w:rsidRPr="00DF2829" w:rsidRDefault="0078192E" w:rsidP="0078192E">
      <w:pPr>
        <w:pStyle w:val="ListParagraph"/>
        <w:numPr>
          <w:ilvl w:val="0"/>
          <w:numId w:val="6"/>
        </w:numPr>
        <w:spacing w:after="0" w:line="240" w:lineRule="auto"/>
        <w:ind w:left="1134" w:hanging="567"/>
        <w:rPr>
          <w:rFonts w:asciiTheme="majorBidi" w:hAnsiTheme="majorBidi" w:cstheme="majorBidi"/>
          <w:b/>
          <w:bCs/>
          <w:sz w:val="20"/>
          <w:szCs w:val="20"/>
        </w:rPr>
      </w:pPr>
      <w:r w:rsidRPr="00DF2829">
        <w:rPr>
          <w:rFonts w:asciiTheme="majorBidi" w:hAnsiTheme="majorBidi" w:cstheme="majorBidi"/>
          <w:sz w:val="20"/>
          <w:szCs w:val="20"/>
        </w:rPr>
        <w:t>“</w:t>
      </w:r>
      <w:r w:rsidRPr="00DF2829">
        <w:rPr>
          <w:rFonts w:asciiTheme="majorBidi" w:hAnsiTheme="majorBidi" w:cstheme="majorBidi"/>
          <w:b/>
          <w:i/>
          <w:iCs/>
          <w:sz w:val="20"/>
          <w:szCs w:val="20"/>
        </w:rPr>
        <w:t>including</w:t>
      </w:r>
      <w:r w:rsidRPr="00DF2829">
        <w:rPr>
          <w:rFonts w:asciiTheme="majorBidi" w:hAnsiTheme="majorBidi" w:cstheme="majorBidi"/>
          <w:sz w:val="20"/>
          <w:szCs w:val="20"/>
        </w:rPr>
        <w:t>” shall be meant to be followed by the phrase "</w:t>
      </w:r>
      <w:r w:rsidRPr="00DF2829">
        <w:rPr>
          <w:rFonts w:asciiTheme="majorBidi" w:hAnsiTheme="majorBidi" w:cstheme="majorBidi"/>
          <w:i/>
          <w:iCs/>
          <w:sz w:val="20"/>
          <w:szCs w:val="20"/>
        </w:rPr>
        <w:t>without limitation</w:t>
      </w:r>
      <w:r w:rsidRPr="00DF2829">
        <w:rPr>
          <w:rFonts w:asciiTheme="majorBidi" w:hAnsiTheme="majorBidi" w:cstheme="majorBidi"/>
          <w:sz w:val="20"/>
          <w:szCs w:val="20"/>
        </w:rPr>
        <w:t>".</w:t>
      </w:r>
      <w:r w:rsidRPr="00DF2829">
        <w:rPr>
          <w:rFonts w:asciiTheme="majorBidi" w:hAnsiTheme="majorBidi" w:cstheme="majorBidi"/>
          <w:b/>
          <w:bCs/>
          <w:sz w:val="20"/>
          <w:szCs w:val="20"/>
        </w:rPr>
        <w:t xml:space="preserve"> </w:t>
      </w:r>
    </w:p>
    <w:p w14:paraId="1F0508FA" w14:textId="77777777" w:rsidR="0078192E" w:rsidRPr="00DF2829" w:rsidRDefault="0078192E" w:rsidP="0078192E">
      <w:pPr>
        <w:spacing w:after="0" w:line="240" w:lineRule="auto"/>
        <w:rPr>
          <w:rFonts w:asciiTheme="majorBidi" w:hAnsiTheme="majorBidi" w:cstheme="majorBidi"/>
          <w:b/>
          <w:bCs/>
          <w:sz w:val="20"/>
          <w:szCs w:val="20"/>
        </w:rPr>
      </w:pPr>
    </w:p>
    <w:p w14:paraId="1F361FDC" w14:textId="77777777" w:rsidR="0078192E" w:rsidRPr="00DF2829" w:rsidRDefault="0078192E" w:rsidP="0078192E">
      <w:pPr>
        <w:spacing w:after="0" w:line="240" w:lineRule="auto"/>
        <w:rPr>
          <w:rFonts w:asciiTheme="majorBidi" w:hAnsiTheme="majorBidi" w:cstheme="majorBidi"/>
          <w:b/>
          <w:bCs/>
          <w:sz w:val="20"/>
          <w:szCs w:val="20"/>
        </w:rPr>
      </w:pPr>
    </w:p>
    <w:p w14:paraId="7A7107DF" w14:textId="77777777" w:rsidR="0078192E" w:rsidRPr="00DF2829" w:rsidRDefault="0078192E" w:rsidP="0078192E">
      <w:pPr>
        <w:pStyle w:val="ListParagraph"/>
        <w:numPr>
          <w:ilvl w:val="0"/>
          <w:numId w:val="5"/>
        </w:numPr>
        <w:spacing w:after="0" w:line="240" w:lineRule="auto"/>
        <w:ind w:left="567" w:hanging="567"/>
        <w:rPr>
          <w:rFonts w:asciiTheme="majorBidi" w:hAnsiTheme="majorBidi" w:cstheme="majorBidi"/>
          <w:b/>
          <w:bCs/>
          <w:sz w:val="20"/>
          <w:szCs w:val="20"/>
        </w:rPr>
      </w:pPr>
      <w:r w:rsidRPr="00DF2829">
        <w:rPr>
          <w:rFonts w:asciiTheme="majorBidi" w:hAnsiTheme="majorBidi" w:cstheme="majorBidi"/>
          <w:b/>
          <w:bCs/>
          <w:sz w:val="20"/>
          <w:szCs w:val="20"/>
        </w:rPr>
        <w:t xml:space="preserve">Preamble, Recitals and Annexes </w:t>
      </w:r>
    </w:p>
    <w:p w14:paraId="5D47E4C1" w14:textId="77777777" w:rsidR="0078192E" w:rsidRPr="00DF2829" w:rsidRDefault="0078192E" w:rsidP="0078192E">
      <w:pPr>
        <w:pStyle w:val="ListParagraph"/>
        <w:spacing w:after="0" w:line="240" w:lineRule="auto"/>
        <w:ind w:left="567"/>
        <w:rPr>
          <w:rFonts w:asciiTheme="majorBidi" w:hAnsiTheme="majorBidi" w:cstheme="majorBidi"/>
          <w:b/>
          <w:bCs/>
          <w:sz w:val="20"/>
          <w:szCs w:val="20"/>
        </w:rPr>
      </w:pPr>
    </w:p>
    <w:p w14:paraId="2A1FABF0" w14:textId="77777777" w:rsidR="0078192E" w:rsidRPr="00DF2829" w:rsidRDefault="0078192E" w:rsidP="0078192E">
      <w:pPr>
        <w:pStyle w:val="FAM90Sectiontextnonum"/>
        <w:spacing w:after="0"/>
        <w:ind w:left="567"/>
        <w:rPr>
          <w:rFonts w:asciiTheme="majorBidi" w:hAnsiTheme="majorBidi" w:cstheme="majorBidi"/>
          <w:sz w:val="20"/>
          <w:szCs w:val="20"/>
        </w:rPr>
      </w:pPr>
      <w:r w:rsidRPr="00DF2829">
        <w:rPr>
          <w:rFonts w:asciiTheme="majorBidi" w:hAnsiTheme="majorBidi" w:cstheme="majorBidi"/>
          <w:sz w:val="20"/>
          <w:szCs w:val="20"/>
        </w:rPr>
        <w:t>The Preamble, the Recitals and the Annexes hereto form an integral and substantive part of this Agreement.</w:t>
      </w:r>
    </w:p>
    <w:p w14:paraId="1C13D847" w14:textId="77777777" w:rsidR="0078192E" w:rsidRPr="00DF2829" w:rsidRDefault="0078192E" w:rsidP="0078192E">
      <w:pPr>
        <w:pStyle w:val="FAM90Sectiontextnonum"/>
        <w:spacing w:after="0"/>
        <w:ind w:left="567"/>
        <w:rPr>
          <w:rFonts w:asciiTheme="majorBidi" w:hAnsiTheme="majorBidi" w:cstheme="majorBidi"/>
          <w:sz w:val="20"/>
          <w:szCs w:val="20"/>
        </w:rPr>
      </w:pPr>
    </w:p>
    <w:p w14:paraId="405CD736" w14:textId="77777777" w:rsidR="0078192E" w:rsidRPr="00DF2829" w:rsidRDefault="0078192E" w:rsidP="0078192E">
      <w:pPr>
        <w:pStyle w:val="FAM90Sectiontextnonum"/>
        <w:spacing w:after="0"/>
        <w:ind w:left="567"/>
        <w:rPr>
          <w:rFonts w:asciiTheme="majorBidi" w:hAnsiTheme="majorBidi" w:cstheme="majorBidi"/>
          <w:sz w:val="20"/>
          <w:szCs w:val="20"/>
        </w:rPr>
      </w:pPr>
      <w:r w:rsidRPr="00DF2829">
        <w:rPr>
          <w:rFonts w:asciiTheme="majorBidi" w:hAnsiTheme="majorBidi" w:cstheme="majorBidi"/>
          <w:sz w:val="20"/>
          <w:szCs w:val="20"/>
        </w:rPr>
        <w:t>The Annexes to this Agreement are the following:</w:t>
      </w:r>
    </w:p>
    <w:p w14:paraId="44B90E08" w14:textId="77777777" w:rsidR="0078192E" w:rsidRPr="00DF2829" w:rsidRDefault="0078192E" w:rsidP="0078192E">
      <w:pPr>
        <w:pStyle w:val="FAM90Sectiontextnonum"/>
        <w:spacing w:after="0"/>
        <w:ind w:left="567"/>
        <w:rPr>
          <w:rFonts w:asciiTheme="majorBidi" w:hAnsiTheme="majorBidi" w:cstheme="majorBidi"/>
          <w:sz w:val="20"/>
          <w:szCs w:val="20"/>
        </w:rPr>
      </w:pPr>
    </w:p>
    <w:p w14:paraId="0A5C1377" w14:textId="77777777" w:rsidR="0078192E" w:rsidRPr="00DF2829" w:rsidRDefault="0078192E" w:rsidP="0078192E">
      <w:pPr>
        <w:pStyle w:val="FAM90Sectiontextnonum"/>
        <w:spacing w:after="0"/>
        <w:ind w:left="567"/>
        <w:rPr>
          <w:rFonts w:asciiTheme="majorBidi" w:hAnsiTheme="majorBidi" w:cstheme="majorBidi"/>
          <w:sz w:val="20"/>
          <w:szCs w:val="20"/>
        </w:rPr>
      </w:pPr>
      <w:r w:rsidRPr="00DF2829">
        <w:rPr>
          <w:rFonts w:asciiTheme="majorBidi" w:hAnsiTheme="majorBidi" w:cstheme="majorBidi"/>
          <w:sz w:val="20"/>
          <w:szCs w:val="20"/>
        </w:rPr>
        <w:t>Annex 1 – Property.</w:t>
      </w:r>
    </w:p>
    <w:p w14:paraId="3DF1FAD6" w14:textId="77777777" w:rsidR="009A2A64" w:rsidRPr="00DF2829" w:rsidRDefault="009A2A64" w:rsidP="009A2A64">
      <w:pPr>
        <w:pStyle w:val="ListParagraph"/>
        <w:spacing w:after="0" w:line="240" w:lineRule="auto"/>
        <w:ind w:left="567"/>
        <w:rPr>
          <w:rFonts w:asciiTheme="majorBidi" w:hAnsiTheme="majorBidi" w:cstheme="majorBidi"/>
          <w:b/>
          <w:bCs/>
          <w:sz w:val="20"/>
          <w:szCs w:val="20"/>
        </w:rPr>
      </w:pPr>
    </w:p>
    <w:p w14:paraId="72F179CA" w14:textId="77777777" w:rsidR="009A2A64" w:rsidRPr="00DF2829" w:rsidRDefault="009A2A64" w:rsidP="009A2A64">
      <w:pPr>
        <w:pStyle w:val="ListParagraph"/>
        <w:spacing w:after="0" w:line="240" w:lineRule="auto"/>
        <w:ind w:left="567"/>
        <w:rPr>
          <w:rFonts w:asciiTheme="majorBidi" w:hAnsiTheme="majorBidi" w:cstheme="majorBidi"/>
          <w:b/>
          <w:bCs/>
          <w:sz w:val="20"/>
          <w:szCs w:val="20"/>
        </w:rPr>
      </w:pPr>
    </w:p>
    <w:p w14:paraId="37C25D56" w14:textId="2BD24D73" w:rsidR="0078192E" w:rsidRPr="00DF2829" w:rsidRDefault="0078192E" w:rsidP="0078192E">
      <w:pPr>
        <w:pStyle w:val="ListParagraph"/>
        <w:numPr>
          <w:ilvl w:val="0"/>
          <w:numId w:val="5"/>
        </w:numPr>
        <w:spacing w:after="0" w:line="240" w:lineRule="auto"/>
        <w:ind w:left="567" w:hanging="567"/>
        <w:rPr>
          <w:rFonts w:asciiTheme="majorBidi" w:hAnsiTheme="majorBidi" w:cstheme="majorBidi"/>
          <w:b/>
          <w:bCs/>
          <w:sz w:val="20"/>
          <w:szCs w:val="20"/>
        </w:rPr>
      </w:pPr>
      <w:r w:rsidRPr="00DF2829">
        <w:rPr>
          <w:rFonts w:asciiTheme="majorBidi" w:hAnsiTheme="majorBidi" w:cstheme="majorBidi"/>
          <w:b/>
          <w:bCs/>
          <w:sz w:val="20"/>
          <w:szCs w:val="20"/>
        </w:rPr>
        <w:t xml:space="preserve">Definitions </w:t>
      </w:r>
    </w:p>
    <w:p w14:paraId="36837586" w14:textId="77777777" w:rsidR="0078192E" w:rsidRPr="00DF2829" w:rsidRDefault="0078192E" w:rsidP="0078192E">
      <w:pPr>
        <w:spacing w:after="0"/>
        <w:ind w:left="567"/>
        <w:rPr>
          <w:rFonts w:asciiTheme="majorBidi" w:hAnsiTheme="majorBidi" w:cstheme="majorBidi"/>
          <w:sz w:val="20"/>
          <w:szCs w:val="20"/>
        </w:rPr>
      </w:pPr>
    </w:p>
    <w:p w14:paraId="6C4061E1" w14:textId="77777777" w:rsidR="0078192E" w:rsidRPr="00DF2829" w:rsidRDefault="0078192E" w:rsidP="0078192E">
      <w:pPr>
        <w:spacing w:after="0"/>
        <w:ind w:left="567"/>
        <w:jc w:val="both"/>
        <w:rPr>
          <w:rFonts w:asciiTheme="majorBidi" w:hAnsiTheme="majorBidi" w:cstheme="majorBidi"/>
          <w:sz w:val="20"/>
          <w:szCs w:val="20"/>
        </w:rPr>
      </w:pPr>
      <w:r w:rsidRPr="00DF2829">
        <w:rPr>
          <w:rFonts w:asciiTheme="majorBidi" w:hAnsiTheme="majorBidi" w:cstheme="majorBidi"/>
          <w:sz w:val="20"/>
          <w:szCs w:val="20"/>
        </w:rPr>
        <w:t>When used in this Agreement (including its Recitals) capitalized terms shall have the following meanings:</w:t>
      </w:r>
    </w:p>
    <w:p w14:paraId="7CF7EA86" w14:textId="77777777" w:rsidR="0078192E" w:rsidRPr="00DF2829" w:rsidRDefault="0078192E" w:rsidP="0078192E">
      <w:pPr>
        <w:spacing w:after="0"/>
        <w:ind w:left="567"/>
        <w:jc w:val="both"/>
        <w:rPr>
          <w:rFonts w:asciiTheme="majorBidi" w:hAnsiTheme="majorBidi" w:cstheme="majorBidi"/>
          <w:sz w:val="20"/>
          <w:szCs w:val="20"/>
        </w:rPr>
      </w:pPr>
    </w:p>
    <w:p w14:paraId="317D5E04" w14:textId="36DB8B5C" w:rsidR="00B77EE7" w:rsidRPr="00DF2829" w:rsidRDefault="00B77EE7" w:rsidP="0078192E">
      <w:pPr>
        <w:spacing w:after="0"/>
        <w:ind w:left="567"/>
        <w:jc w:val="both"/>
        <w:rPr>
          <w:rFonts w:asciiTheme="majorBidi" w:hAnsiTheme="majorBidi" w:cstheme="majorBidi"/>
          <w:sz w:val="20"/>
          <w:szCs w:val="20"/>
        </w:rPr>
      </w:pPr>
      <w:r w:rsidRPr="00DF2829">
        <w:rPr>
          <w:rFonts w:asciiTheme="majorBidi" w:hAnsiTheme="majorBidi" w:cstheme="majorBidi"/>
          <w:sz w:val="20"/>
          <w:szCs w:val="20"/>
        </w:rPr>
        <w:t>“</w:t>
      </w:r>
      <w:r w:rsidRPr="00DF2829">
        <w:rPr>
          <w:rFonts w:asciiTheme="majorBidi" w:hAnsiTheme="majorBidi" w:cstheme="majorBidi"/>
          <w:b/>
          <w:bCs/>
          <w:sz w:val="20"/>
          <w:szCs w:val="20"/>
        </w:rPr>
        <w:t>APHT 351/1998</w:t>
      </w:r>
      <w:r w:rsidRPr="00DF2829">
        <w:rPr>
          <w:rFonts w:asciiTheme="majorBidi" w:hAnsiTheme="majorBidi" w:cstheme="majorBidi"/>
          <w:sz w:val="20"/>
          <w:szCs w:val="20"/>
        </w:rPr>
        <w:t xml:space="preserve">” has the meaning set forth in </w:t>
      </w:r>
      <w:r w:rsidR="00B872D7" w:rsidRPr="00DF2829">
        <w:rPr>
          <w:rFonts w:asciiTheme="majorBidi" w:hAnsiTheme="majorBidi" w:cstheme="majorBidi"/>
          <w:sz w:val="20"/>
          <w:szCs w:val="20"/>
        </w:rPr>
        <w:t>Article</w:t>
      </w:r>
      <w:r w:rsidRPr="00DF2829">
        <w:rPr>
          <w:rFonts w:asciiTheme="majorBidi" w:hAnsiTheme="majorBidi" w:cstheme="majorBidi"/>
          <w:sz w:val="20"/>
          <w:szCs w:val="20"/>
        </w:rPr>
        <w:t xml:space="preserve"> 3 paragraph 1.</w:t>
      </w:r>
    </w:p>
    <w:p w14:paraId="2021845F" w14:textId="77777777" w:rsidR="00B77EE7" w:rsidRPr="00DF2829" w:rsidRDefault="00B77EE7" w:rsidP="0078192E">
      <w:pPr>
        <w:spacing w:after="0"/>
        <w:ind w:left="567"/>
        <w:jc w:val="both"/>
        <w:rPr>
          <w:rFonts w:asciiTheme="majorBidi" w:hAnsiTheme="majorBidi" w:cstheme="majorBidi"/>
          <w:sz w:val="20"/>
          <w:szCs w:val="20"/>
        </w:rPr>
      </w:pPr>
    </w:p>
    <w:p w14:paraId="4DED0533" w14:textId="14D6E868" w:rsidR="0078192E" w:rsidRPr="00DF2829" w:rsidRDefault="0078192E" w:rsidP="0078192E">
      <w:pPr>
        <w:spacing w:after="0"/>
        <w:ind w:left="567"/>
        <w:jc w:val="both"/>
        <w:rPr>
          <w:rFonts w:asciiTheme="majorBidi" w:hAnsiTheme="majorBidi" w:cstheme="majorBidi"/>
          <w:sz w:val="20"/>
          <w:szCs w:val="20"/>
          <w:lang w:val="tr-TR"/>
        </w:rPr>
      </w:pPr>
      <w:r w:rsidRPr="00DF2829">
        <w:rPr>
          <w:rFonts w:asciiTheme="majorBidi" w:hAnsiTheme="majorBidi" w:cstheme="majorBidi"/>
          <w:sz w:val="20"/>
          <w:szCs w:val="20"/>
        </w:rPr>
        <w:t>“</w:t>
      </w:r>
      <w:r w:rsidRPr="00DF2829">
        <w:rPr>
          <w:rFonts w:asciiTheme="majorBidi" w:hAnsiTheme="majorBidi" w:cstheme="majorBidi"/>
          <w:b/>
          <w:sz w:val="20"/>
          <w:szCs w:val="20"/>
          <w:lang w:val="en-US"/>
        </w:rPr>
        <w:t>Applicable Law</w:t>
      </w:r>
      <w:r w:rsidRPr="00DF2829">
        <w:rPr>
          <w:rFonts w:asciiTheme="majorBidi" w:hAnsiTheme="majorBidi" w:cstheme="majorBidi"/>
          <w:sz w:val="20"/>
          <w:szCs w:val="20"/>
          <w:lang w:val="en-US"/>
        </w:rPr>
        <w:t>”</w:t>
      </w:r>
      <w:r w:rsidRPr="00DF2829">
        <w:rPr>
          <w:rFonts w:asciiTheme="majorBidi" w:hAnsiTheme="majorBidi" w:cstheme="majorBidi"/>
          <w:sz w:val="20"/>
          <w:szCs w:val="20"/>
          <w:lang w:val="tr-TR"/>
        </w:rPr>
        <w:t xml:space="preserve"> shall mean all laws</w:t>
      </w:r>
      <w:r w:rsidR="007F3BAA" w:rsidRPr="00DF2829">
        <w:rPr>
          <w:rFonts w:asciiTheme="majorBidi" w:hAnsiTheme="majorBidi" w:cstheme="majorBidi"/>
          <w:sz w:val="20"/>
          <w:szCs w:val="20"/>
          <w:lang w:val="tr-TR"/>
        </w:rPr>
        <w:t xml:space="preserve"> (including local laws and customary law)</w:t>
      </w:r>
      <w:r w:rsidRPr="00DF2829">
        <w:rPr>
          <w:rFonts w:asciiTheme="majorBidi" w:hAnsiTheme="majorBidi" w:cstheme="majorBidi"/>
          <w:sz w:val="20"/>
          <w:szCs w:val="20"/>
          <w:lang w:val="tr-TR"/>
        </w:rPr>
        <w:t>, regulations, decree laws, by-laws, directives, rules, orders, decisions, and all kinds of other regulations by governmental authorities to which the Parties are subject.</w:t>
      </w:r>
    </w:p>
    <w:p w14:paraId="18ED4C5F" w14:textId="77777777" w:rsidR="0078192E" w:rsidRPr="00DF2829" w:rsidRDefault="0078192E" w:rsidP="0078192E">
      <w:pPr>
        <w:spacing w:after="0"/>
        <w:ind w:left="567"/>
        <w:jc w:val="both"/>
        <w:rPr>
          <w:rFonts w:asciiTheme="majorBidi" w:hAnsiTheme="majorBidi" w:cstheme="majorBidi"/>
          <w:sz w:val="20"/>
          <w:szCs w:val="20"/>
          <w:lang w:val="tr-TR"/>
        </w:rPr>
      </w:pPr>
    </w:p>
    <w:p w14:paraId="374102C5" w14:textId="77777777" w:rsidR="0078192E" w:rsidRPr="00DF2829" w:rsidRDefault="0078192E" w:rsidP="0078192E">
      <w:pPr>
        <w:spacing w:after="0"/>
        <w:ind w:left="567"/>
        <w:jc w:val="both"/>
        <w:rPr>
          <w:rFonts w:asciiTheme="majorBidi" w:hAnsiTheme="majorBidi" w:cstheme="majorBidi"/>
          <w:sz w:val="20"/>
          <w:szCs w:val="20"/>
        </w:rPr>
      </w:pPr>
      <w:r w:rsidRPr="00DF2829">
        <w:rPr>
          <w:rFonts w:asciiTheme="majorBidi" w:hAnsiTheme="majorBidi" w:cstheme="majorBidi"/>
          <w:sz w:val="20"/>
          <w:szCs w:val="20"/>
        </w:rPr>
        <w:t>“</w:t>
      </w:r>
      <w:r w:rsidRPr="00DF2829">
        <w:rPr>
          <w:rFonts w:asciiTheme="majorBidi" w:hAnsiTheme="majorBidi" w:cstheme="majorBidi"/>
          <w:b/>
          <w:sz w:val="20"/>
          <w:szCs w:val="20"/>
        </w:rPr>
        <w:t>Business Day</w:t>
      </w:r>
      <w:r w:rsidRPr="00DF2829">
        <w:rPr>
          <w:rFonts w:asciiTheme="majorBidi" w:hAnsiTheme="majorBidi" w:cstheme="majorBidi"/>
          <w:sz w:val="20"/>
          <w:szCs w:val="20"/>
        </w:rPr>
        <w:t>” shall mean each calendar day (excluding Saturdays and Sundays) in which banks are normally open for business in Bali.</w:t>
      </w:r>
    </w:p>
    <w:p w14:paraId="5414223F" w14:textId="77777777" w:rsidR="0078192E" w:rsidRPr="00DF2829" w:rsidRDefault="0078192E" w:rsidP="0078192E">
      <w:pPr>
        <w:spacing w:after="0"/>
        <w:ind w:left="567"/>
        <w:jc w:val="both"/>
        <w:rPr>
          <w:rFonts w:asciiTheme="majorBidi" w:hAnsiTheme="majorBidi" w:cstheme="majorBidi"/>
          <w:sz w:val="20"/>
          <w:szCs w:val="20"/>
        </w:rPr>
      </w:pPr>
    </w:p>
    <w:p w14:paraId="01806FA8" w14:textId="3F50E605" w:rsidR="00316A29" w:rsidRPr="00DF2829" w:rsidRDefault="00316A29" w:rsidP="0078192E">
      <w:pPr>
        <w:spacing w:after="0"/>
        <w:ind w:left="567"/>
        <w:jc w:val="both"/>
        <w:rPr>
          <w:rFonts w:asciiTheme="majorBidi" w:hAnsiTheme="majorBidi" w:cstheme="majorBidi"/>
          <w:sz w:val="20"/>
          <w:szCs w:val="20"/>
        </w:rPr>
      </w:pPr>
      <w:r w:rsidRPr="00DF2829">
        <w:rPr>
          <w:rFonts w:asciiTheme="majorBidi" w:hAnsiTheme="majorBidi" w:cstheme="majorBidi"/>
          <w:sz w:val="20"/>
          <w:szCs w:val="20"/>
        </w:rPr>
        <w:t>“</w:t>
      </w:r>
      <w:r w:rsidRPr="00DF2829">
        <w:rPr>
          <w:rFonts w:asciiTheme="majorBidi" w:hAnsiTheme="majorBidi" w:cstheme="majorBidi"/>
          <w:b/>
          <w:bCs/>
          <w:sz w:val="20"/>
          <w:szCs w:val="20"/>
        </w:rPr>
        <w:t>Deposit</w:t>
      </w:r>
      <w:r w:rsidRPr="00DF2829">
        <w:rPr>
          <w:rFonts w:asciiTheme="majorBidi" w:hAnsiTheme="majorBidi" w:cstheme="majorBidi"/>
          <w:sz w:val="20"/>
          <w:szCs w:val="20"/>
        </w:rPr>
        <w:t xml:space="preserve">” shall have the meaning set forth in </w:t>
      </w:r>
      <w:r w:rsidR="00B872D7" w:rsidRPr="00DF2829">
        <w:rPr>
          <w:rFonts w:asciiTheme="majorBidi" w:hAnsiTheme="majorBidi" w:cstheme="majorBidi"/>
          <w:sz w:val="20"/>
          <w:szCs w:val="20"/>
        </w:rPr>
        <w:t>Article</w:t>
      </w:r>
      <w:r w:rsidRPr="00DF2829">
        <w:rPr>
          <w:rFonts w:asciiTheme="majorBidi" w:hAnsiTheme="majorBidi" w:cstheme="majorBidi"/>
          <w:sz w:val="20"/>
          <w:szCs w:val="20"/>
        </w:rPr>
        <w:t xml:space="preserve"> 3</w:t>
      </w:r>
      <w:r w:rsidR="00715C79">
        <w:rPr>
          <w:rFonts w:asciiTheme="majorBidi" w:hAnsiTheme="majorBidi" w:cstheme="majorBidi"/>
          <w:sz w:val="20"/>
          <w:szCs w:val="20"/>
        </w:rPr>
        <w:t>(a)</w:t>
      </w:r>
      <w:r w:rsidRPr="00DF2829">
        <w:rPr>
          <w:rFonts w:asciiTheme="majorBidi" w:hAnsiTheme="majorBidi" w:cstheme="majorBidi"/>
          <w:sz w:val="20"/>
          <w:szCs w:val="20"/>
        </w:rPr>
        <w:t xml:space="preserve">. </w:t>
      </w:r>
    </w:p>
    <w:p w14:paraId="72BE9271" w14:textId="77777777" w:rsidR="00BF7DF1" w:rsidRPr="00DF2829" w:rsidRDefault="00BF7DF1" w:rsidP="0078192E">
      <w:pPr>
        <w:spacing w:after="0"/>
        <w:ind w:left="567"/>
        <w:jc w:val="both"/>
        <w:rPr>
          <w:rFonts w:asciiTheme="majorBidi" w:hAnsiTheme="majorBidi" w:cstheme="majorBidi"/>
          <w:sz w:val="20"/>
          <w:szCs w:val="20"/>
        </w:rPr>
      </w:pPr>
    </w:p>
    <w:p w14:paraId="0272BCBF" w14:textId="014CFB84" w:rsidR="0078192E" w:rsidRPr="00DF2829" w:rsidRDefault="0078192E" w:rsidP="00B77EE7">
      <w:pPr>
        <w:spacing w:after="0"/>
        <w:ind w:left="567"/>
        <w:jc w:val="both"/>
        <w:rPr>
          <w:rFonts w:asciiTheme="majorBidi" w:hAnsiTheme="majorBidi" w:cstheme="majorBidi"/>
          <w:sz w:val="20"/>
          <w:szCs w:val="20"/>
        </w:rPr>
      </w:pPr>
      <w:r w:rsidRPr="00DF2829">
        <w:rPr>
          <w:rFonts w:asciiTheme="majorBidi" w:hAnsiTheme="majorBidi" w:cstheme="majorBidi"/>
          <w:sz w:val="20"/>
          <w:szCs w:val="20"/>
        </w:rPr>
        <w:t>“</w:t>
      </w:r>
      <w:r w:rsidRPr="00DF2829">
        <w:rPr>
          <w:rFonts w:asciiTheme="majorBidi" w:hAnsiTheme="majorBidi" w:cstheme="majorBidi"/>
          <w:b/>
          <w:sz w:val="20"/>
          <w:szCs w:val="20"/>
        </w:rPr>
        <w:t>Encumbrances</w:t>
      </w:r>
      <w:r w:rsidRPr="00DF2829">
        <w:rPr>
          <w:rFonts w:asciiTheme="majorBidi" w:hAnsiTheme="majorBidi" w:cstheme="majorBidi"/>
          <w:sz w:val="20"/>
          <w:szCs w:val="20"/>
        </w:rPr>
        <w:t>” shall mean any constraint, restriction, lien, mortgage (</w:t>
      </w:r>
      <w:proofErr w:type="spellStart"/>
      <w:r w:rsidRPr="00DF2829">
        <w:rPr>
          <w:rFonts w:asciiTheme="majorBidi" w:hAnsiTheme="majorBidi" w:cstheme="majorBidi"/>
          <w:i/>
          <w:iCs/>
          <w:sz w:val="20"/>
          <w:szCs w:val="20"/>
        </w:rPr>
        <w:t>hak</w:t>
      </w:r>
      <w:proofErr w:type="spellEnd"/>
      <w:r w:rsidRPr="00DF2829">
        <w:rPr>
          <w:rFonts w:asciiTheme="majorBidi" w:hAnsiTheme="majorBidi" w:cstheme="majorBidi"/>
          <w:i/>
          <w:iCs/>
          <w:sz w:val="20"/>
          <w:szCs w:val="20"/>
        </w:rPr>
        <w:t xml:space="preserve"> </w:t>
      </w:r>
      <w:proofErr w:type="spellStart"/>
      <w:r w:rsidRPr="00DF2829">
        <w:rPr>
          <w:rFonts w:asciiTheme="majorBidi" w:hAnsiTheme="majorBidi" w:cstheme="majorBidi"/>
          <w:i/>
          <w:iCs/>
          <w:sz w:val="20"/>
          <w:szCs w:val="20"/>
        </w:rPr>
        <w:t>tanggungan</w:t>
      </w:r>
      <w:proofErr w:type="spellEnd"/>
      <w:r w:rsidRPr="00DF2829">
        <w:rPr>
          <w:rFonts w:asciiTheme="majorBidi" w:hAnsiTheme="majorBidi" w:cstheme="majorBidi"/>
          <w:i/>
          <w:iCs/>
          <w:sz w:val="20"/>
          <w:szCs w:val="20"/>
        </w:rPr>
        <w:t>)</w:t>
      </w:r>
      <w:r w:rsidRPr="00DF2829">
        <w:rPr>
          <w:rFonts w:asciiTheme="majorBidi" w:hAnsiTheme="majorBidi" w:cstheme="majorBidi"/>
          <w:sz w:val="20"/>
          <w:szCs w:val="20"/>
        </w:rPr>
        <w:t xml:space="preserve"> (including, without limitation, the right to renew any cancelled mortgage), privilege (including, without limitation, tax privilege), seizure, burden, expropriation, encumbrance, </w:t>
      </w:r>
      <w:r w:rsidRPr="00DF2829">
        <w:rPr>
          <w:rFonts w:asciiTheme="majorBidi" w:hAnsiTheme="majorBidi" w:cstheme="majorBidi"/>
          <w:i/>
          <w:sz w:val="20"/>
          <w:szCs w:val="20"/>
        </w:rPr>
        <w:t>in-</w:t>
      </w:r>
      <w:r w:rsidRPr="00DF2829">
        <w:rPr>
          <w:rFonts w:asciiTheme="majorBidi" w:hAnsiTheme="majorBidi" w:cstheme="majorBidi"/>
          <w:sz w:val="20"/>
          <w:szCs w:val="20"/>
        </w:rPr>
        <w:t xml:space="preserve">rem right, </w:t>
      </w:r>
      <w:r w:rsidRPr="00DF2829">
        <w:rPr>
          <w:rFonts w:asciiTheme="majorBidi" w:hAnsiTheme="majorBidi" w:cstheme="majorBidi"/>
          <w:i/>
          <w:sz w:val="20"/>
          <w:szCs w:val="20"/>
        </w:rPr>
        <w:t>in-rem</w:t>
      </w:r>
      <w:r w:rsidRPr="00DF2829">
        <w:rPr>
          <w:rFonts w:asciiTheme="majorBidi" w:hAnsiTheme="majorBidi" w:cstheme="majorBidi"/>
          <w:sz w:val="20"/>
          <w:szCs w:val="20"/>
        </w:rPr>
        <w:t xml:space="preserve"> burden, prejudicial registration and transcription of any nature, easement, charge, third-party right (including, without limitation, any lease, bailment, pre-emption rights, option rights, transfer restrictions and preliminary agreements) insofar as capable of being enforceable </w:t>
      </w:r>
      <w:r w:rsidRPr="00DF2829">
        <w:rPr>
          <w:rFonts w:asciiTheme="majorBidi" w:hAnsiTheme="majorBidi" w:cstheme="majorBidi"/>
          <w:i/>
          <w:iCs/>
          <w:sz w:val="20"/>
          <w:szCs w:val="20"/>
        </w:rPr>
        <w:t>vis-à-vis</w:t>
      </w:r>
      <w:r w:rsidRPr="00DF2829">
        <w:rPr>
          <w:rFonts w:asciiTheme="majorBidi" w:hAnsiTheme="majorBidi" w:cstheme="majorBidi"/>
          <w:sz w:val="20"/>
          <w:szCs w:val="20"/>
        </w:rPr>
        <w:t xml:space="preserve"> </w:t>
      </w:r>
      <w:r w:rsidR="00523448" w:rsidRPr="00DF2829">
        <w:rPr>
          <w:rFonts w:asciiTheme="majorBidi" w:hAnsiTheme="majorBidi" w:cstheme="majorBidi"/>
          <w:sz w:val="20"/>
          <w:szCs w:val="20"/>
        </w:rPr>
        <w:t>Ketut</w:t>
      </w:r>
      <w:r w:rsidRPr="00DF2829">
        <w:rPr>
          <w:rFonts w:asciiTheme="majorBidi" w:hAnsiTheme="majorBidi" w:cstheme="majorBidi"/>
          <w:sz w:val="20"/>
          <w:szCs w:val="20"/>
        </w:rPr>
        <w:t xml:space="preserve">, limitations and, in general, any detrimental formalities that could limit, even partially, the use and the enjoyment of the Property or part thereof, insofar as capable of being enforceable </w:t>
      </w:r>
      <w:r w:rsidRPr="00DF2829">
        <w:rPr>
          <w:rFonts w:asciiTheme="majorBidi" w:hAnsiTheme="majorBidi" w:cstheme="majorBidi"/>
          <w:i/>
          <w:iCs/>
          <w:sz w:val="20"/>
          <w:szCs w:val="20"/>
        </w:rPr>
        <w:t>vis-à-vis</w:t>
      </w:r>
      <w:r w:rsidRPr="00DF2829">
        <w:rPr>
          <w:rFonts w:asciiTheme="majorBidi" w:hAnsiTheme="majorBidi" w:cstheme="majorBidi"/>
          <w:sz w:val="20"/>
          <w:szCs w:val="20"/>
        </w:rPr>
        <w:t xml:space="preserve"> </w:t>
      </w:r>
      <w:r w:rsidR="000143F0" w:rsidRPr="00DF2829">
        <w:rPr>
          <w:rFonts w:asciiTheme="majorBidi" w:hAnsiTheme="majorBidi" w:cstheme="majorBidi"/>
          <w:sz w:val="20"/>
          <w:szCs w:val="20"/>
        </w:rPr>
        <w:t>the Parties</w:t>
      </w:r>
      <w:r w:rsidRPr="00DF2829">
        <w:rPr>
          <w:rFonts w:asciiTheme="majorBidi" w:hAnsiTheme="majorBidi" w:cstheme="majorBidi"/>
          <w:sz w:val="20"/>
          <w:szCs w:val="20"/>
        </w:rPr>
        <w:t>.</w:t>
      </w:r>
    </w:p>
    <w:p w14:paraId="06BFA3CB" w14:textId="77777777" w:rsidR="0078192E" w:rsidRPr="00DF2829" w:rsidRDefault="0078192E" w:rsidP="0078192E">
      <w:pPr>
        <w:spacing w:after="0"/>
        <w:ind w:left="567"/>
        <w:jc w:val="both"/>
        <w:rPr>
          <w:rFonts w:asciiTheme="majorBidi" w:hAnsiTheme="majorBidi" w:cstheme="majorBidi"/>
          <w:sz w:val="20"/>
          <w:szCs w:val="20"/>
        </w:rPr>
      </w:pPr>
    </w:p>
    <w:p w14:paraId="00FB5576" w14:textId="77777777" w:rsidR="0078192E" w:rsidRPr="00DF2829" w:rsidRDefault="0078192E" w:rsidP="0078192E">
      <w:pPr>
        <w:spacing w:after="0"/>
        <w:ind w:left="567"/>
        <w:jc w:val="both"/>
        <w:rPr>
          <w:rFonts w:asciiTheme="majorBidi" w:hAnsiTheme="majorBidi" w:cstheme="majorBidi"/>
          <w:sz w:val="20"/>
          <w:szCs w:val="20"/>
        </w:rPr>
      </w:pPr>
      <w:r w:rsidRPr="00DF2829">
        <w:rPr>
          <w:rFonts w:asciiTheme="majorBidi" w:hAnsiTheme="majorBidi" w:cstheme="majorBidi"/>
          <w:sz w:val="20"/>
          <w:szCs w:val="20"/>
        </w:rPr>
        <w:lastRenderedPageBreak/>
        <w:t>“</w:t>
      </w:r>
      <w:r w:rsidRPr="00DF2829">
        <w:rPr>
          <w:rFonts w:asciiTheme="majorBidi" w:hAnsiTheme="majorBidi" w:cstheme="majorBidi"/>
          <w:b/>
          <w:bCs/>
          <w:sz w:val="20"/>
          <w:szCs w:val="20"/>
        </w:rPr>
        <w:t>SHM</w:t>
      </w:r>
      <w:r w:rsidRPr="00DF2829">
        <w:rPr>
          <w:rFonts w:asciiTheme="majorBidi" w:hAnsiTheme="majorBidi" w:cstheme="majorBidi"/>
          <w:sz w:val="20"/>
          <w:szCs w:val="20"/>
        </w:rPr>
        <w:t xml:space="preserve">” shall mean the Right of Ownership Certificate. </w:t>
      </w:r>
    </w:p>
    <w:p w14:paraId="450A3AB3" w14:textId="77777777" w:rsidR="0078192E" w:rsidRPr="00DF2829" w:rsidRDefault="0078192E" w:rsidP="0078192E">
      <w:pPr>
        <w:spacing w:after="0"/>
        <w:ind w:left="567"/>
        <w:jc w:val="both"/>
        <w:rPr>
          <w:rFonts w:asciiTheme="majorBidi" w:hAnsiTheme="majorBidi" w:cstheme="majorBidi"/>
          <w:sz w:val="20"/>
          <w:szCs w:val="20"/>
        </w:rPr>
      </w:pPr>
    </w:p>
    <w:p w14:paraId="347AB390" w14:textId="77777777" w:rsidR="0078192E" w:rsidRPr="00DF2829" w:rsidRDefault="0078192E" w:rsidP="0078192E">
      <w:pPr>
        <w:spacing w:after="0"/>
        <w:ind w:left="567"/>
        <w:jc w:val="both"/>
        <w:rPr>
          <w:rFonts w:asciiTheme="majorBidi" w:hAnsiTheme="majorBidi" w:cstheme="majorBidi"/>
          <w:sz w:val="20"/>
          <w:szCs w:val="20"/>
        </w:rPr>
      </w:pPr>
      <w:r w:rsidRPr="00DF2829">
        <w:rPr>
          <w:rFonts w:asciiTheme="majorBidi" w:hAnsiTheme="majorBidi" w:cstheme="majorBidi"/>
          <w:sz w:val="20"/>
          <w:szCs w:val="20"/>
        </w:rPr>
        <w:t>“</w:t>
      </w:r>
      <w:r w:rsidRPr="00DF2829">
        <w:rPr>
          <w:rFonts w:asciiTheme="majorBidi" w:hAnsiTheme="majorBidi" w:cstheme="majorBidi"/>
          <w:b/>
          <w:sz w:val="20"/>
          <w:szCs w:val="20"/>
        </w:rPr>
        <w:t>IDR</w:t>
      </w:r>
      <w:r w:rsidRPr="00DF2829">
        <w:rPr>
          <w:rFonts w:asciiTheme="majorBidi" w:hAnsiTheme="majorBidi" w:cstheme="majorBidi"/>
          <w:sz w:val="20"/>
          <w:szCs w:val="20"/>
        </w:rPr>
        <w:t>” shall mean Indonesian Rupiah.</w:t>
      </w:r>
    </w:p>
    <w:p w14:paraId="01C6EC83" w14:textId="77777777" w:rsidR="00715C79" w:rsidRDefault="00715C79" w:rsidP="0078192E">
      <w:pPr>
        <w:spacing w:after="0"/>
        <w:ind w:left="567"/>
        <w:jc w:val="both"/>
        <w:rPr>
          <w:rFonts w:asciiTheme="majorBidi" w:hAnsiTheme="majorBidi" w:cstheme="majorBidi"/>
          <w:sz w:val="20"/>
          <w:szCs w:val="20"/>
        </w:rPr>
      </w:pPr>
    </w:p>
    <w:p w14:paraId="0E65AD31" w14:textId="2F483FDE" w:rsidR="0078192E" w:rsidRPr="00DF2829" w:rsidRDefault="0078192E" w:rsidP="0078192E">
      <w:pPr>
        <w:spacing w:after="0"/>
        <w:ind w:left="567"/>
        <w:jc w:val="both"/>
        <w:rPr>
          <w:rFonts w:asciiTheme="majorBidi" w:hAnsiTheme="majorBidi" w:cstheme="majorBidi"/>
          <w:sz w:val="20"/>
          <w:szCs w:val="20"/>
        </w:rPr>
      </w:pPr>
      <w:r w:rsidRPr="00DF2829">
        <w:rPr>
          <w:rFonts w:asciiTheme="majorBidi" w:hAnsiTheme="majorBidi" w:cstheme="majorBidi"/>
          <w:sz w:val="20"/>
          <w:szCs w:val="20"/>
        </w:rPr>
        <w:t>“</w:t>
      </w:r>
      <w:r w:rsidRPr="00DF2829">
        <w:rPr>
          <w:rFonts w:asciiTheme="majorBidi" w:hAnsiTheme="majorBidi" w:cstheme="majorBidi"/>
          <w:b/>
          <w:sz w:val="20"/>
          <w:szCs w:val="20"/>
        </w:rPr>
        <w:t>PBB</w:t>
      </w:r>
      <w:r w:rsidRPr="00DF2829">
        <w:rPr>
          <w:rFonts w:asciiTheme="majorBidi" w:hAnsiTheme="majorBidi" w:cstheme="majorBidi"/>
          <w:sz w:val="20"/>
          <w:szCs w:val="20"/>
        </w:rPr>
        <w:t>” shall mean land and building tax of the Property.</w:t>
      </w:r>
    </w:p>
    <w:p w14:paraId="6DB1EAF1" w14:textId="77777777" w:rsidR="0078192E" w:rsidRPr="00DF2829" w:rsidRDefault="0078192E" w:rsidP="0078192E">
      <w:pPr>
        <w:spacing w:after="0"/>
        <w:ind w:left="567"/>
        <w:jc w:val="both"/>
        <w:rPr>
          <w:rFonts w:asciiTheme="majorBidi" w:hAnsiTheme="majorBidi" w:cstheme="majorBidi"/>
          <w:sz w:val="20"/>
          <w:szCs w:val="20"/>
        </w:rPr>
      </w:pPr>
    </w:p>
    <w:p w14:paraId="5D8F1DF4" w14:textId="77777777" w:rsidR="0078192E" w:rsidRPr="00DF2829" w:rsidRDefault="0078192E" w:rsidP="0078192E">
      <w:pPr>
        <w:spacing w:after="0"/>
        <w:ind w:left="567"/>
        <w:jc w:val="both"/>
        <w:rPr>
          <w:rFonts w:asciiTheme="majorBidi" w:hAnsiTheme="majorBidi" w:cstheme="majorBidi"/>
          <w:sz w:val="20"/>
          <w:szCs w:val="20"/>
        </w:rPr>
      </w:pPr>
      <w:r w:rsidRPr="00DF2829">
        <w:rPr>
          <w:rFonts w:asciiTheme="majorBidi" w:hAnsiTheme="majorBidi" w:cstheme="majorBidi"/>
          <w:sz w:val="20"/>
          <w:szCs w:val="20"/>
        </w:rPr>
        <w:t>"</w:t>
      </w:r>
      <w:r w:rsidRPr="00DF2829">
        <w:rPr>
          <w:rFonts w:asciiTheme="majorBidi" w:hAnsiTheme="majorBidi" w:cstheme="majorBidi"/>
          <w:b/>
          <w:sz w:val="20"/>
          <w:szCs w:val="20"/>
        </w:rPr>
        <w:t>Property</w:t>
      </w:r>
      <w:r w:rsidRPr="00DF2829">
        <w:rPr>
          <w:rFonts w:asciiTheme="majorBidi" w:hAnsiTheme="majorBidi" w:cstheme="majorBidi"/>
          <w:sz w:val="20"/>
          <w:szCs w:val="20"/>
        </w:rPr>
        <w:t>" has the meaning set forth in the Preamble.</w:t>
      </w:r>
    </w:p>
    <w:p w14:paraId="567D03F6" w14:textId="77777777" w:rsidR="0078192E" w:rsidRPr="00DF2829" w:rsidRDefault="0078192E" w:rsidP="0078192E">
      <w:pPr>
        <w:spacing w:after="0"/>
        <w:ind w:left="567"/>
        <w:jc w:val="both"/>
        <w:rPr>
          <w:rFonts w:asciiTheme="majorBidi" w:hAnsiTheme="majorBidi" w:cstheme="majorBidi"/>
          <w:sz w:val="20"/>
          <w:szCs w:val="20"/>
        </w:rPr>
      </w:pPr>
    </w:p>
    <w:p w14:paraId="61922078" w14:textId="77777777" w:rsidR="0078192E" w:rsidRPr="00DF2829" w:rsidRDefault="0078192E" w:rsidP="0078192E">
      <w:pPr>
        <w:pStyle w:val="FAM90Sectiontextnonum"/>
        <w:spacing w:after="0"/>
        <w:ind w:left="567"/>
        <w:rPr>
          <w:rFonts w:asciiTheme="majorBidi" w:hAnsiTheme="majorBidi" w:cstheme="majorBidi"/>
          <w:sz w:val="20"/>
          <w:szCs w:val="20"/>
        </w:rPr>
      </w:pPr>
      <w:r w:rsidRPr="00DF2829">
        <w:rPr>
          <w:rFonts w:asciiTheme="majorBidi" w:hAnsiTheme="majorBidi" w:cstheme="majorBidi"/>
          <w:sz w:val="20"/>
          <w:szCs w:val="20"/>
        </w:rPr>
        <w:t>“</w:t>
      </w:r>
      <w:r w:rsidRPr="00DF2829">
        <w:rPr>
          <w:rFonts w:asciiTheme="majorBidi" w:hAnsiTheme="majorBidi" w:cstheme="majorBidi"/>
          <w:b/>
          <w:bCs w:val="0"/>
          <w:sz w:val="20"/>
          <w:szCs w:val="20"/>
        </w:rPr>
        <w:t>SHM No. 1173 and SHM No. 1198</w:t>
      </w:r>
      <w:r w:rsidRPr="00DF2829">
        <w:rPr>
          <w:rFonts w:asciiTheme="majorBidi" w:hAnsiTheme="majorBidi" w:cstheme="majorBidi"/>
          <w:sz w:val="20"/>
          <w:szCs w:val="20"/>
        </w:rPr>
        <w:t>” have the meaning set forth in the Preamble.</w:t>
      </w:r>
    </w:p>
    <w:p w14:paraId="55D6136F" w14:textId="77777777" w:rsidR="0078192E" w:rsidRPr="00DF2829" w:rsidRDefault="0078192E" w:rsidP="0078192E">
      <w:pPr>
        <w:pStyle w:val="FAM90Sectiontextnonum"/>
        <w:spacing w:after="0"/>
        <w:ind w:left="567"/>
        <w:rPr>
          <w:rFonts w:asciiTheme="majorBidi" w:hAnsiTheme="majorBidi" w:cstheme="majorBidi"/>
          <w:sz w:val="20"/>
          <w:szCs w:val="20"/>
        </w:rPr>
      </w:pPr>
    </w:p>
    <w:p w14:paraId="23875BBA" w14:textId="77777777" w:rsidR="0078192E" w:rsidRPr="00DF2829" w:rsidRDefault="0078192E" w:rsidP="0078192E">
      <w:pPr>
        <w:spacing w:after="0"/>
        <w:jc w:val="both"/>
        <w:rPr>
          <w:rFonts w:asciiTheme="majorBidi" w:hAnsiTheme="majorBidi" w:cstheme="majorBidi"/>
          <w:sz w:val="20"/>
          <w:szCs w:val="20"/>
          <w:lang w:val="tr-TR"/>
        </w:rPr>
      </w:pPr>
    </w:p>
    <w:p w14:paraId="57A4E759" w14:textId="4D571998" w:rsidR="00ED6600" w:rsidRPr="00DF2829" w:rsidRDefault="0078192E" w:rsidP="00ED6600">
      <w:pPr>
        <w:pStyle w:val="Heading1"/>
        <w:spacing w:before="0" w:after="0" w:line="240" w:lineRule="auto"/>
        <w:jc w:val="center"/>
        <w:rPr>
          <w:rFonts w:asciiTheme="majorBidi" w:hAnsiTheme="majorBidi"/>
          <w:b/>
          <w:bCs/>
          <w:color w:val="auto"/>
          <w:sz w:val="20"/>
          <w:szCs w:val="20"/>
        </w:rPr>
      </w:pPr>
      <w:r w:rsidRPr="00DF2829">
        <w:rPr>
          <w:rFonts w:asciiTheme="majorBidi" w:hAnsiTheme="majorBidi"/>
          <w:b/>
          <w:bCs/>
          <w:color w:val="auto"/>
          <w:sz w:val="20"/>
          <w:szCs w:val="20"/>
        </w:rPr>
        <w:t>ARTICLE 2</w:t>
      </w:r>
    </w:p>
    <w:p w14:paraId="4714C2A6" w14:textId="73355CA5" w:rsidR="00335A84" w:rsidRPr="00DF2829" w:rsidRDefault="00ED6600" w:rsidP="00ED6600">
      <w:pPr>
        <w:spacing w:after="0"/>
        <w:jc w:val="center"/>
        <w:rPr>
          <w:rFonts w:asciiTheme="majorBidi" w:hAnsiTheme="majorBidi" w:cstheme="majorBidi"/>
          <w:b/>
          <w:bCs/>
          <w:sz w:val="20"/>
          <w:szCs w:val="20"/>
        </w:rPr>
      </w:pPr>
      <w:r w:rsidRPr="00DF2829">
        <w:rPr>
          <w:rFonts w:asciiTheme="majorBidi" w:hAnsiTheme="majorBidi" w:cstheme="majorBidi"/>
          <w:b/>
          <w:bCs/>
          <w:sz w:val="20"/>
          <w:szCs w:val="20"/>
        </w:rPr>
        <w:t xml:space="preserve">PURPOSES </w:t>
      </w:r>
    </w:p>
    <w:p w14:paraId="0D3D21C0" w14:textId="77777777" w:rsidR="00ED6600" w:rsidRPr="00DF2829" w:rsidRDefault="00ED6600" w:rsidP="00ED6600">
      <w:pPr>
        <w:spacing w:after="0"/>
        <w:rPr>
          <w:rFonts w:asciiTheme="majorBidi" w:hAnsiTheme="majorBidi" w:cstheme="majorBidi"/>
          <w:b/>
          <w:bCs/>
          <w:sz w:val="20"/>
          <w:szCs w:val="20"/>
        </w:rPr>
      </w:pPr>
    </w:p>
    <w:p w14:paraId="26191A55" w14:textId="6410EE84" w:rsidR="00E53A86" w:rsidRPr="00DF2829" w:rsidRDefault="005B5821" w:rsidP="005B5821">
      <w:pPr>
        <w:pStyle w:val="ListParagraph"/>
        <w:numPr>
          <w:ilvl w:val="0"/>
          <w:numId w:val="7"/>
        </w:numPr>
        <w:spacing w:after="0"/>
        <w:ind w:left="567" w:hanging="567"/>
        <w:jc w:val="both"/>
        <w:rPr>
          <w:rFonts w:asciiTheme="majorBidi" w:hAnsiTheme="majorBidi" w:cstheme="majorBidi"/>
          <w:sz w:val="20"/>
          <w:szCs w:val="20"/>
        </w:rPr>
      </w:pPr>
      <w:r w:rsidRPr="005B5821">
        <w:rPr>
          <w:rFonts w:asciiTheme="majorBidi" w:hAnsiTheme="majorBidi" w:cstheme="majorBidi"/>
          <w:sz w:val="20"/>
          <w:szCs w:val="20"/>
        </w:rPr>
        <w:t xml:space="preserve">The Parties intend to set forth the terms and conditions governing the termination of </w:t>
      </w:r>
      <w:proofErr w:type="spellStart"/>
      <w:r w:rsidRPr="005B5821">
        <w:rPr>
          <w:rFonts w:asciiTheme="majorBidi" w:hAnsiTheme="majorBidi" w:cstheme="majorBidi"/>
          <w:sz w:val="20"/>
          <w:szCs w:val="20"/>
        </w:rPr>
        <w:t>DoI</w:t>
      </w:r>
      <w:proofErr w:type="spellEnd"/>
      <w:r w:rsidRPr="005B5821">
        <w:rPr>
          <w:rFonts w:asciiTheme="majorBidi" w:hAnsiTheme="majorBidi" w:cstheme="majorBidi"/>
          <w:sz w:val="20"/>
          <w:szCs w:val="20"/>
        </w:rPr>
        <w:t xml:space="preserve"> 7/1998, including the steps and schedule for the discharge and release of the Encumbrances over the Property</w:t>
      </w:r>
      <w:r w:rsidR="001010B5" w:rsidRPr="00DF2829">
        <w:rPr>
          <w:rFonts w:asciiTheme="majorBidi" w:hAnsiTheme="majorBidi" w:cstheme="majorBidi"/>
          <w:sz w:val="20"/>
          <w:szCs w:val="20"/>
        </w:rPr>
        <w:t>.</w:t>
      </w:r>
    </w:p>
    <w:p w14:paraId="7B2A2FE8" w14:textId="77777777" w:rsidR="001010B5" w:rsidRPr="00DF2829" w:rsidRDefault="001010B5" w:rsidP="001010B5">
      <w:pPr>
        <w:pStyle w:val="ListParagraph"/>
        <w:spacing w:after="0"/>
        <w:ind w:left="567"/>
        <w:jc w:val="both"/>
        <w:rPr>
          <w:rFonts w:asciiTheme="majorBidi" w:hAnsiTheme="majorBidi" w:cstheme="majorBidi"/>
          <w:sz w:val="20"/>
          <w:szCs w:val="20"/>
        </w:rPr>
      </w:pPr>
    </w:p>
    <w:p w14:paraId="34A3CBF6" w14:textId="14397A19" w:rsidR="001010B5" w:rsidRDefault="005B5821" w:rsidP="005B5821">
      <w:pPr>
        <w:pStyle w:val="ListParagraph"/>
        <w:numPr>
          <w:ilvl w:val="0"/>
          <w:numId w:val="7"/>
        </w:numPr>
        <w:spacing w:after="0"/>
        <w:ind w:left="567" w:hanging="567"/>
        <w:jc w:val="both"/>
        <w:rPr>
          <w:rFonts w:asciiTheme="majorBidi" w:hAnsiTheme="majorBidi" w:cstheme="majorBidi"/>
          <w:sz w:val="20"/>
          <w:szCs w:val="20"/>
        </w:rPr>
      </w:pPr>
      <w:r w:rsidRPr="005B5821">
        <w:rPr>
          <w:rFonts w:asciiTheme="majorBidi" w:hAnsiTheme="majorBidi" w:cstheme="majorBidi"/>
          <w:sz w:val="20"/>
          <w:szCs w:val="20"/>
        </w:rPr>
        <w:t>The Parties further agree to set forth the terms and conditions on the requirements, procedures, and obligations to be fulfilled by each Party in the event the Beneficial Owners intend to sell the Property to a third party (the potential buyer)</w:t>
      </w:r>
      <w:r w:rsidR="001010B5" w:rsidRPr="00DF2829">
        <w:rPr>
          <w:rFonts w:asciiTheme="majorBidi" w:hAnsiTheme="majorBidi" w:cstheme="majorBidi"/>
          <w:sz w:val="20"/>
          <w:szCs w:val="20"/>
        </w:rPr>
        <w:t>.</w:t>
      </w:r>
    </w:p>
    <w:p w14:paraId="766F826C" w14:textId="77777777" w:rsidR="005B5821" w:rsidRPr="00DF2829" w:rsidRDefault="005B5821" w:rsidP="00DF2829">
      <w:pPr>
        <w:pStyle w:val="ListParagraph"/>
        <w:rPr>
          <w:rFonts w:asciiTheme="majorBidi" w:hAnsiTheme="majorBidi" w:cstheme="majorBidi"/>
          <w:sz w:val="20"/>
          <w:szCs w:val="20"/>
        </w:rPr>
      </w:pPr>
    </w:p>
    <w:p w14:paraId="02684D70" w14:textId="57140B7C" w:rsidR="005B5821" w:rsidRPr="00DF2829" w:rsidRDefault="005B5821" w:rsidP="005B5821">
      <w:pPr>
        <w:pStyle w:val="ListParagraph"/>
        <w:numPr>
          <w:ilvl w:val="0"/>
          <w:numId w:val="7"/>
        </w:numPr>
        <w:spacing w:after="0"/>
        <w:ind w:left="567" w:hanging="567"/>
        <w:jc w:val="both"/>
        <w:rPr>
          <w:rFonts w:asciiTheme="majorBidi" w:hAnsiTheme="majorBidi" w:cstheme="majorBidi"/>
          <w:sz w:val="20"/>
          <w:szCs w:val="20"/>
        </w:rPr>
      </w:pPr>
      <w:r w:rsidRPr="005B5821">
        <w:rPr>
          <w:rFonts w:asciiTheme="majorBidi" w:hAnsiTheme="majorBidi" w:cstheme="majorBidi"/>
          <w:sz w:val="20"/>
          <w:szCs w:val="20"/>
        </w:rPr>
        <w:t>Subject to the progress of the proposed sale of the Property to a third party, the Parties agree to enter into a conditional sale and purchase agreement, which shall primarily regulate and give effect to the matters set out under Clauses 2.1 and 2.2 of this Agreement</w:t>
      </w:r>
      <w:r>
        <w:rPr>
          <w:rFonts w:asciiTheme="majorBidi" w:hAnsiTheme="majorBidi" w:cstheme="majorBidi"/>
          <w:sz w:val="20"/>
          <w:szCs w:val="20"/>
        </w:rPr>
        <w:t xml:space="preserve">.  </w:t>
      </w:r>
    </w:p>
    <w:p w14:paraId="71A3B0C6" w14:textId="77777777" w:rsidR="001010B5" w:rsidRPr="00DF2829" w:rsidRDefault="001010B5" w:rsidP="001010B5">
      <w:pPr>
        <w:spacing w:after="0"/>
        <w:jc w:val="both"/>
        <w:rPr>
          <w:rFonts w:asciiTheme="majorBidi" w:hAnsiTheme="majorBidi" w:cstheme="majorBidi"/>
          <w:sz w:val="20"/>
          <w:szCs w:val="20"/>
        </w:rPr>
      </w:pPr>
    </w:p>
    <w:p w14:paraId="76126B22" w14:textId="77777777" w:rsidR="00FE4BBD" w:rsidRPr="00DF2829" w:rsidRDefault="00FE4BBD" w:rsidP="001010B5">
      <w:pPr>
        <w:spacing w:after="0"/>
        <w:jc w:val="both"/>
        <w:rPr>
          <w:rFonts w:asciiTheme="majorBidi" w:hAnsiTheme="majorBidi" w:cstheme="majorBidi"/>
          <w:sz w:val="20"/>
          <w:szCs w:val="20"/>
        </w:rPr>
      </w:pPr>
    </w:p>
    <w:p w14:paraId="5204E2EA" w14:textId="51E5D611" w:rsidR="00FE4BBD" w:rsidRPr="00DF2829" w:rsidRDefault="00FE4BBD" w:rsidP="00FE4BBD">
      <w:pPr>
        <w:pStyle w:val="Heading1"/>
        <w:spacing w:before="0" w:after="0" w:line="240" w:lineRule="auto"/>
        <w:jc w:val="center"/>
        <w:rPr>
          <w:rFonts w:asciiTheme="majorBidi" w:hAnsiTheme="majorBidi"/>
          <w:b/>
          <w:bCs/>
          <w:color w:val="auto"/>
          <w:sz w:val="20"/>
          <w:szCs w:val="20"/>
        </w:rPr>
      </w:pPr>
      <w:r w:rsidRPr="00DF2829">
        <w:rPr>
          <w:rFonts w:asciiTheme="majorBidi" w:hAnsiTheme="majorBidi"/>
          <w:b/>
          <w:bCs/>
          <w:color w:val="auto"/>
          <w:sz w:val="20"/>
          <w:szCs w:val="20"/>
        </w:rPr>
        <w:t>ARTICLE 3</w:t>
      </w:r>
    </w:p>
    <w:p w14:paraId="5D13986A" w14:textId="4FE7E10B" w:rsidR="001010B5" w:rsidRPr="00DF2829" w:rsidRDefault="00AB40B9" w:rsidP="005B5821">
      <w:pPr>
        <w:spacing w:after="0"/>
        <w:jc w:val="center"/>
        <w:rPr>
          <w:rFonts w:asciiTheme="majorBidi" w:hAnsiTheme="majorBidi" w:cstheme="majorBidi"/>
          <w:b/>
          <w:bCs/>
          <w:sz w:val="20"/>
          <w:szCs w:val="20"/>
        </w:rPr>
      </w:pPr>
      <w:r w:rsidRPr="00DF2829">
        <w:rPr>
          <w:rFonts w:asciiTheme="majorBidi" w:hAnsiTheme="majorBidi" w:cstheme="majorBidi"/>
          <w:b/>
          <w:bCs/>
          <w:sz w:val="20"/>
          <w:szCs w:val="20"/>
        </w:rPr>
        <w:t>PROPERTY</w:t>
      </w:r>
      <w:r w:rsidR="005B5821">
        <w:rPr>
          <w:rFonts w:asciiTheme="majorBidi" w:hAnsiTheme="majorBidi" w:cstheme="majorBidi"/>
          <w:b/>
          <w:bCs/>
          <w:sz w:val="20"/>
          <w:szCs w:val="20"/>
        </w:rPr>
        <w:t xml:space="preserve">, </w:t>
      </w:r>
      <w:r w:rsidR="005B5821" w:rsidRPr="005B5821">
        <w:rPr>
          <w:rFonts w:asciiTheme="majorBidi" w:hAnsiTheme="majorBidi" w:cstheme="majorBidi"/>
          <w:b/>
          <w:bCs/>
          <w:sz w:val="20"/>
          <w:szCs w:val="20"/>
        </w:rPr>
        <w:t>SALE PRICE, AND PAYMENT TERMS</w:t>
      </w:r>
      <w:r w:rsidR="005B5821">
        <w:rPr>
          <w:rFonts w:asciiTheme="majorBidi" w:hAnsiTheme="majorBidi" w:cstheme="majorBidi"/>
          <w:b/>
          <w:bCs/>
          <w:sz w:val="20"/>
          <w:szCs w:val="20"/>
        </w:rPr>
        <w:t xml:space="preserve"> </w:t>
      </w:r>
    </w:p>
    <w:p w14:paraId="25D5E307" w14:textId="77777777" w:rsidR="00B35A11" w:rsidRPr="00DF2829" w:rsidRDefault="00B35A11" w:rsidP="00FE4BBD">
      <w:pPr>
        <w:spacing w:after="0"/>
        <w:jc w:val="center"/>
        <w:rPr>
          <w:rFonts w:asciiTheme="majorBidi" w:hAnsiTheme="majorBidi" w:cstheme="majorBidi"/>
          <w:b/>
          <w:bCs/>
          <w:sz w:val="20"/>
          <w:szCs w:val="20"/>
        </w:rPr>
      </w:pPr>
    </w:p>
    <w:p w14:paraId="73F76F87" w14:textId="1365FEDB" w:rsidR="007E4493" w:rsidRPr="00DF2829" w:rsidRDefault="005B5821" w:rsidP="005B5821">
      <w:pPr>
        <w:pStyle w:val="ListParagraph"/>
        <w:numPr>
          <w:ilvl w:val="0"/>
          <w:numId w:val="8"/>
        </w:numPr>
        <w:spacing w:after="0"/>
        <w:ind w:left="567" w:hanging="567"/>
        <w:rPr>
          <w:rFonts w:asciiTheme="majorBidi" w:hAnsiTheme="majorBidi" w:cstheme="majorBidi"/>
          <w:sz w:val="20"/>
          <w:szCs w:val="20"/>
        </w:rPr>
      </w:pPr>
      <w:r w:rsidRPr="005B5821">
        <w:rPr>
          <w:rFonts w:asciiTheme="majorBidi" w:hAnsiTheme="majorBidi" w:cstheme="majorBidi"/>
          <w:sz w:val="20"/>
          <w:szCs w:val="20"/>
        </w:rPr>
        <w:t>The Property shall comprise the following land titles</w:t>
      </w:r>
      <w:r w:rsidR="007E4493" w:rsidRPr="00DF2829">
        <w:rPr>
          <w:rFonts w:asciiTheme="majorBidi" w:hAnsiTheme="majorBidi" w:cstheme="majorBidi"/>
          <w:sz w:val="20"/>
          <w:szCs w:val="20"/>
        </w:rPr>
        <w:t>:</w:t>
      </w:r>
      <w:r>
        <w:rPr>
          <w:rFonts w:asciiTheme="majorBidi" w:hAnsiTheme="majorBidi" w:cstheme="majorBidi"/>
          <w:sz w:val="20"/>
          <w:szCs w:val="20"/>
        </w:rPr>
        <w:t xml:space="preserve"> </w:t>
      </w:r>
    </w:p>
    <w:p w14:paraId="71012E99" w14:textId="77777777" w:rsidR="007E4493" w:rsidRPr="00DF2829" w:rsidRDefault="007E4493" w:rsidP="007E4493">
      <w:pPr>
        <w:pStyle w:val="ListParagraph"/>
        <w:spacing w:after="0"/>
        <w:ind w:left="567"/>
        <w:rPr>
          <w:rFonts w:asciiTheme="majorBidi" w:hAnsiTheme="majorBidi" w:cstheme="majorBidi"/>
          <w:sz w:val="20"/>
          <w:szCs w:val="20"/>
        </w:rPr>
      </w:pPr>
    </w:p>
    <w:p w14:paraId="35AB3A64" w14:textId="753ECD27" w:rsidR="007E4493" w:rsidRPr="00DF2829" w:rsidRDefault="007E4493" w:rsidP="007E4493">
      <w:pPr>
        <w:pStyle w:val="ListParagraph"/>
        <w:numPr>
          <w:ilvl w:val="0"/>
          <w:numId w:val="9"/>
        </w:numPr>
        <w:spacing w:after="0"/>
        <w:rPr>
          <w:rFonts w:asciiTheme="majorBidi" w:hAnsiTheme="majorBidi" w:cstheme="majorBidi"/>
          <w:sz w:val="20"/>
          <w:szCs w:val="20"/>
        </w:rPr>
      </w:pPr>
      <w:r w:rsidRPr="00DF2829">
        <w:rPr>
          <w:rFonts w:asciiTheme="majorBidi" w:hAnsiTheme="majorBidi" w:cstheme="majorBidi"/>
          <w:sz w:val="20"/>
          <w:szCs w:val="20"/>
        </w:rPr>
        <w:t xml:space="preserve">SHM No. 1173; and  </w:t>
      </w:r>
    </w:p>
    <w:p w14:paraId="13F5A057" w14:textId="5AB192D7" w:rsidR="007E4493" w:rsidRPr="00DF2829" w:rsidRDefault="007E4493" w:rsidP="007E4493">
      <w:pPr>
        <w:pStyle w:val="ListParagraph"/>
        <w:numPr>
          <w:ilvl w:val="0"/>
          <w:numId w:val="9"/>
        </w:numPr>
        <w:spacing w:after="0"/>
        <w:rPr>
          <w:rFonts w:asciiTheme="majorBidi" w:hAnsiTheme="majorBidi" w:cstheme="majorBidi"/>
          <w:sz w:val="20"/>
          <w:szCs w:val="20"/>
        </w:rPr>
      </w:pPr>
      <w:r w:rsidRPr="00DF2829">
        <w:rPr>
          <w:rFonts w:asciiTheme="majorBidi" w:hAnsiTheme="majorBidi" w:cstheme="majorBidi"/>
          <w:sz w:val="20"/>
          <w:szCs w:val="20"/>
        </w:rPr>
        <w:t>SHM No. 1198</w:t>
      </w:r>
      <w:r w:rsidR="007F17B9" w:rsidRPr="00DF2829">
        <w:rPr>
          <w:rFonts w:asciiTheme="majorBidi" w:hAnsiTheme="majorBidi" w:cstheme="majorBidi"/>
          <w:sz w:val="20"/>
          <w:szCs w:val="20"/>
        </w:rPr>
        <w:t xml:space="preserve">, </w:t>
      </w:r>
    </w:p>
    <w:p w14:paraId="69F24610" w14:textId="77777777" w:rsidR="007F17B9" w:rsidRPr="00DF2829" w:rsidRDefault="007F17B9" w:rsidP="007F17B9">
      <w:pPr>
        <w:spacing w:after="0"/>
        <w:ind w:left="567"/>
        <w:rPr>
          <w:rFonts w:asciiTheme="majorBidi" w:hAnsiTheme="majorBidi" w:cstheme="majorBidi"/>
          <w:sz w:val="20"/>
          <w:szCs w:val="20"/>
        </w:rPr>
      </w:pPr>
    </w:p>
    <w:p w14:paraId="3C26347A" w14:textId="2EB35A1F" w:rsidR="007F17B9" w:rsidRPr="00DF2829" w:rsidRDefault="005B5821" w:rsidP="005B5821">
      <w:pPr>
        <w:spacing w:after="0"/>
        <w:ind w:left="567"/>
        <w:jc w:val="both"/>
        <w:rPr>
          <w:rFonts w:asciiTheme="majorBidi" w:hAnsiTheme="majorBidi" w:cstheme="majorBidi"/>
          <w:sz w:val="20"/>
          <w:szCs w:val="20"/>
        </w:rPr>
      </w:pPr>
      <w:r w:rsidRPr="005B5821">
        <w:rPr>
          <w:rFonts w:asciiTheme="majorBidi" w:hAnsiTheme="majorBidi" w:cstheme="majorBidi"/>
          <w:sz w:val="20"/>
          <w:szCs w:val="20"/>
        </w:rPr>
        <w:t>which are currently encumbered by a mortgage under Deed of Granting of Mortgage Rights (</w:t>
      </w:r>
      <w:proofErr w:type="spellStart"/>
      <w:r w:rsidRPr="00DF2829">
        <w:rPr>
          <w:rFonts w:asciiTheme="majorBidi" w:hAnsiTheme="majorBidi" w:cstheme="majorBidi"/>
          <w:i/>
          <w:iCs/>
          <w:sz w:val="20"/>
          <w:szCs w:val="20"/>
        </w:rPr>
        <w:t>Akta</w:t>
      </w:r>
      <w:proofErr w:type="spellEnd"/>
      <w:r w:rsidRPr="00DF2829">
        <w:rPr>
          <w:rFonts w:asciiTheme="majorBidi" w:hAnsiTheme="majorBidi" w:cstheme="majorBidi"/>
          <w:i/>
          <w:iCs/>
          <w:sz w:val="20"/>
          <w:szCs w:val="20"/>
        </w:rPr>
        <w:t xml:space="preserve"> </w:t>
      </w:r>
      <w:proofErr w:type="spellStart"/>
      <w:r w:rsidRPr="00DF2829">
        <w:rPr>
          <w:rFonts w:asciiTheme="majorBidi" w:hAnsiTheme="majorBidi" w:cstheme="majorBidi"/>
          <w:i/>
          <w:iCs/>
          <w:sz w:val="20"/>
          <w:szCs w:val="20"/>
        </w:rPr>
        <w:t>Pembebanan</w:t>
      </w:r>
      <w:proofErr w:type="spellEnd"/>
      <w:r w:rsidRPr="00DF2829">
        <w:rPr>
          <w:rFonts w:asciiTheme="majorBidi" w:hAnsiTheme="majorBidi" w:cstheme="majorBidi"/>
          <w:i/>
          <w:iCs/>
          <w:sz w:val="20"/>
          <w:szCs w:val="20"/>
        </w:rPr>
        <w:t xml:space="preserve"> Hak Tanggungan</w:t>
      </w:r>
      <w:r w:rsidRPr="005B5821">
        <w:rPr>
          <w:rFonts w:asciiTheme="majorBidi" w:hAnsiTheme="majorBidi" w:cstheme="majorBidi"/>
          <w:sz w:val="20"/>
          <w:szCs w:val="20"/>
        </w:rPr>
        <w:t xml:space="preserve">) No. 351/KT/1998 dated 22 December 1998, made before I Made </w:t>
      </w:r>
      <w:proofErr w:type="spellStart"/>
      <w:r w:rsidRPr="005B5821">
        <w:rPr>
          <w:rFonts w:asciiTheme="majorBidi" w:hAnsiTheme="majorBidi" w:cstheme="majorBidi"/>
          <w:sz w:val="20"/>
          <w:szCs w:val="20"/>
        </w:rPr>
        <w:t>Puryatma</w:t>
      </w:r>
      <w:proofErr w:type="spellEnd"/>
      <w:r w:rsidRPr="005B5821">
        <w:rPr>
          <w:rFonts w:asciiTheme="majorBidi" w:hAnsiTheme="majorBidi" w:cstheme="majorBidi"/>
          <w:sz w:val="20"/>
          <w:szCs w:val="20"/>
        </w:rPr>
        <w:t>, S.H., Notary in Denpasar (“</w:t>
      </w:r>
      <w:r w:rsidRPr="00DF2829">
        <w:rPr>
          <w:rFonts w:asciiTheme="majorBidi" w:hAnsiTheme="majorBidi" w:cstheme="majorBidi"/>
          <w:b/>
          <w:bCs/>
          <w:sz w:val="20"/>
          <w:szCs w:val="20"/>
        </w:rPr>
        <w:t>APHT 351/1998</w:t>
      </w:r>
      <w:r w:rsidRPr="005B5821">
        <w:rPr>
          <w:rFonts w:asciiTheme="majorBidi" w:hAnsiTheme="majorBidi" w:cstheme="majorBidi"/>
          <w:sz w:val="20"/>
          <w:szCs w:val="20"/>
        </w:rPr>
        <w:t xml:space="preserve">”), and </w:t>
      </w:r>
      <w:r>
        <w:rPr>
          <w:rFonts w:asciiTheme="majorBidi" w:hAnsiTheme="majorBidi" w:cstheme="majorBidi"/>
          <w:sz w:val="20"/>
          <w:szCs w:val="20"/>
        </w:rPr>
        <w:t>[</w:t>
      </w:r>
      <w:r w:rsidRPr="00DF2829">
        <w:rPr>
          <w:rFonts w:asciiTheme="majorBidi" w:hAnsiTheme="majorBidi" w:cstheme="majorBidi"/>
          <w:sz w:val="20"/>
          <w:szCs w:val="20"/>
          <w:highlight w:val="yellow"/>
        </w:rPr>
        <w:t>evidenced by Mortgage Certificate No. 7/1999</w:t>
      </w:r>
      <w:r>
        <w:rPr>
          <w:rFonts w:asciiTheme="majorBidi" w:hAnsiTheme="majorBidi" w:cstheme="majorBidi"/>
          <w:sz w:val="20"/>
          <w:szCs w:val="20"/>
        </w:rPr>
        <w:t>]</w:t>
      </w:r>
      <w:r w:rsidR="007F17B9" w:rsidRPr="00DF2829">
        <w:rPr>
          <w:rFonts w:asciiTheme="majorBidi" w:hAnsiTheme="majorBidi" w:cstheme="majorBidi"/>
          <w:sz w:val="20"/>
          <w:szCs w:val="20"/>
        </w:rPr>
        <w:t>.</w:t>
      </w:r>
    </w:p>
    <w:p w14:paraId="5ED6FDFC" w14:textId="77777777" w:rsidR="007E4493" w:rsidRPr="00DF2829" w:rsidRDefault="007E4493" w:rsidP="007E4493">
      <w:pPr>
        <w:spacing w:after="0"/>
        <w:ind w:left="567"/>
        <w:rPr>
          <w:rFonts w:asciiTheme="majorBidi" w:hAnsiTheme="majorBidi" w:cstheme="majorBidi"/>
          <w:sz w:val="20"/>
          <w:szCs w:val="20"/>
        </w:rPr>
      </w:pPr>
    </w:p>
    <w:p w14:paraId="7BAE7372" w14:textId="5D6D2A67" w:rsidR="00FE4BBD" w:rsidRDefault="00580265" w:rsidP="00580265">
      <w:pPr>
        <w:pStyle w:val="ListParagraph"/>
        <w:numPr>
          <w:ilvl w:val="0"/>
          <w:numId w:val="8"/>
        </w:numPr>
        <w:spacing w:after="0"/>
        <w:ind w:left="567" w:hanging="567"/>
        <w:jc w:val="both"/>
        <w:rPr>
          <w:ins w:id="14" w:author="Dentons HPRP" w:date="2025-11-04T17:53:00Z" w16du:dateUtc="2025-11-04T10:53:00Z"/>
          <w:rFonts w:asciiTheme="majorBidi" w:hAnsiTheme="majorBidi" w:cstheme="majorBidi"/>
          <w:sz w:val="20"/>
          <w:szCs w:val="20"/>
        </w:rPr>
      </w:pPr>
      <w:r w:rsidRPr="00580265">
        <w:rPr>
          <w:rFonts w:asciiTheme="majorBidi" w:hAnsiTheme="majorBidi" w:cstheme="majorBidi"/>
          <w:sz w:val="20"/>
          <w:szCs w:val="20"/>
        </w:rPr>
        <w:t xml:space="preserve">The </w:t>
      </w:r>
      <w:del w:id="15" w:author="Dentons - TA" w:date="2025-12-06T22:11:00Z" w16du:dateUtc="2025-12-06T15:11:00Z">
        <w:r w:rsidRPr="00580265" w:rsidDel="003C0658">
          <w:rPr>
            <w:rFonts w:asciiTheme="majorBidi" w:hAnsiTheme="majorBidi" w:cstheme="majorBidi"/>
            <w:sz w:val="20"/>
            <w:szCs w:val="20"/>
          </w:rPr>
          <w:delText xml:space="preserve">Parties </w:delText>
        </w:r>
      </w:del>
      <w:ins w:id="16" w:author="Dentons - TA" w:date="2025-12-06T22:11:00Z" w16du:dateUtc="2025-12-06T15:11:00Z">
        <w:r w:rsidR="003C0658">
          <w:rPr>
            <w:rFonts w:asciiTheme="majorBidi" w:hAnsiTheme="majorBidi" w:cstheme="majorBidi"/>
            <w:sz w:val="20"/>
            <w:szCs w:val="20"/>
          </w:rPr>
          <w:t>Beneficial Owners</w:t>
        </w:r>
        <w:r w:rsidR="003C0658" w:rsidRPr="00580265">
          <w:rPr>
            <w:rFonts w:asciiTheme="majorBidi" w:hAnsiTheme="majorBidi" w:cstheme="majorBidi"/>
            <w:sz w:val="20"/>
            <w:szCs w:val="20"/>
          </w:rPr>
          <w:t xml:space="preserve"> </w:t>
        </w:r>
      </w:ins>
      <w:r w:rsidRPr="00580265">
        <w:rPr>
          <w:rFonts w:asciiTheme="majorBidi" w:hAnsiTheme="majorBidi" w:cstheme="majorBidi"/>
          <w:sz w:val="20"/>
          <w:szCs w:val="20"/>
        </w:rPr>
        <w:t xml:space="preserve">acknowledge that the indicative price for the transfer of title to the Property, free and clear from any Encumbrances, is </w:t>
      </w:r>
      <w:del w:id="17" w:author="Dentons - TA" w:date="2025-12-06T22:18:00Z" w16du:dateUtc="2025-12-06T15:18:00Z">
        <w:r w:rsidRPr="00580265" w:rsidDel="00AF1346">
          <w:rPr>
            <w:rFonts w:asciiTheme="majorBidi" w:hAnsiTheme="majorBidi" w:cstheme="majorBidi"/>
            <w:sz w:val="20"/>
            <w:szCs w:val="20"/>
          </w:rPr>
          <w:delText>approximately</w:delText>
        </w:r>
      </w:del>
      <w:ins w:id="18" w:author="Dentons - TA" w:date="2025-12-06T22:16:00Z" w16du:dateUtc="2025-12-06T15:16:00Z">
        <w:r w:rsidR="003C0658">
          <w:rPr>
            <w:rFonts w:asciiTheme="majorBidi" w:hAnsiTheme="majorBidi" w:cstheme="majorBidi"/>
            <w:sz w:val="20"/>
            <w:szCs w:val="20"/>
          </w:rPr>
          <w:t>more than</w:t>
        </w:r>
      </w:ins>
      <w:r w:rsidRPr="00580265">
        <w:rPr>
          <w:rFonts w:asciiTheme="majorBidi" w:hAnsiTheme="majorBidi" w:cstheme="majorBidi"/>
          <w:sz w:val="20"/>
          <w:szCs w:val="20"/>
        </w:rPr>
        <w:t xml:space="preserve"> [</w:t>
      </w:r>
      <w:r w:rsidRPr="00DF2829">
        <w:rPr>
          <w:rFonts w:asciiTheme="majorBidi" w:hAnsiTheme="majorBidi" w:cstheme="majorBidi"/>
          <w:sz w:val="20"/>
          <w:szCs w:val="20"/>
          <w:highlight w:val="yellow"/>
        </w:rPr>
        <w:t>USD 20,000,000 (twenty million United States Dollars)</w:t>
      </w:r>
      <w:r w:rsidRPr="00580265">
        <w:rPr>
          <w:rFonts w:asciiTheme="majorBidi" w:hAnsiTheme="majorBidi" w:cstheme="majorBidi"/>
          <w:sz w:val="20"/>
          <w:szCs w:val="20"/>
        </w:rPr>
        <w:t>] or its equivalent in IDR (the “</w:t>
      </w:r>
      <w:r w:rsidRPr="00DF2829">
        <w:rPr>
          <w:rFonts w:asciiTheme="majorBidi" w:hAnsiTheme="majorBidi" w:cstheme="majorBidi"/>
          <w:b/>
          <w:bCs/>
          <w:sz w:val="20"/>
          <w:szCs w:val="20"/>
        </w:rPr>
        <w:t>Indicative Price</w:t>
      </w:r>
      <w:r w:rsidRPr="00580265">
        <w:rPr>
          <w:rFonts w:asciiTheme="majorBidi" w:hAnsiTheme="majorBidi" w:cstheme="majorBidi"/>
          <w:sz w:val="20"/>
          <w:szCs w:val="20"/>
        </w:rPr>
        <w:t>”), which remains subject to further agreement with the potential buyer. The Indicative Price excludes taxes, the land conveyancer’s fee, and other relevant costs</w:t>
      </w:r>
      <w:r w:rsidR="00B77EE7" w:rsidRPr="00DF2829">
        <w:rPr>
          <w:rFonts w:asciiTheme="majorBidi" w:hAnsiTheme="majorBidi" w:cstheme="majorBidi"/>
          <w:sz w:val="20"/>
          <w:szCs w:val="20"/>
        </w:rPr>
        <w:t>.</w:t>
      </w:r>
      <w:r>
        <w:rPr>
          <w:rFonts w:asciiTheme="majorBidi" w:hAnsiTheme="majorBidi" w:cstheme="majorBidi"/>
          <w:sz w:val="20"/>
          <w:szCs w:val="20"/>
        </w:rPr>
        <w:t xml:space="preserve"> </w:t>
      </w:r>
    </w:p>
    <w:p w14:paraId="3D3EFBD6" w14:textId="77777777" w:rsidR="00FE774C" w:rsidRDefault="00FE774C" w:rsidP="003C0658">
      <w:pPr>
        <w:pStyle w:val="ListParagraph"/>
        <w:spacing w:after="0"/>
        <w:ind w:left="567"/>
        <w:jc w:val="both"/>
        <w:rPr>
          <w:ins w:id="19" w:author="Dentons HPRP" w:date="2025-11-04T17:53:00Z" w16du:dateUtc="2025-11-04T10:53:00Z"/>
          <w:rFonts w:asciiTheme="majorBidi" w:hAnsiTheme="majorBidi" w:cstheme="majorBidi"/>
          <w:sz w:val="20"/>
          <w:szCs w:val="20"/>
        </w:rPr>
      </w:pPr>
    </w:p>
    <w:p w14:paraId="0A0B8B4F" w14:textId="5B1B446B" w:rsidR="00FE774C" w:rsidRPr="00DF2829" w:rsidRDefault="00AF1346" w:rsidP="00AF1346">
      <w:pPr>
        <w:pStyle w:val="ListParagraph"/>
        <w:numPr>
          <w:ilvl w:val="0"/>
          <w:numId w:val="8"/>
        </w:numPr>
        <w:spacing w:after="0"/>
        <w:ind w:left="567" w:hanging="567"/>
        <w:jc w:val="both"/>
        <w:rPr>
          <w:rFonts w:asciiTheme="majorBidi" w:hAnsiTheme="majorBidi" w:cstheme="majorBidi"/>
          <w:sz w:val="20"/>
          <w:szCs w:val="20"/>
        </w:rPr>
      </w:pPr>
      <w:ins w:id="20" w:author="Dentons - TA" w:date="2025-12-06T22:20:00Z">
        <w:r w:rsidRPr="00AF1346">
          <w:rPr>
            <w:rFonts w:asciiTheme="majorBidi" w:hAnsiTheme="majorBidi" w:cstheme="majorBidi"/>
            <w:sz w:val="20"/>
            <w:szCs w:val="20"/>
          </w:rPr>
          <w:t>If no potential buyer is obtained within [3 (three)] months from the signing of this Agreement at the Indicative Price, or within such other period as the Beneficial Owners may agree in writing, the Beneficial Owners shall renegotiate the Indicative Price in good faith to a lower range, estimated at USD 18,000,000 (eighteen million United States Dollars) to USD 20,000,000 (twenty million United States Dollars</w:t>
        </w:r>
      </w:ins>
      <w:ins w:id="21" w:author="Dentons - TA" w:date="2025-12-06T22:20:00Z" w16du:dateUtc="2025-12-06T15:20:00Z">
        <w:r>
          <w:rPr>
            <w:rFonts w:asciiTheme="majorBidi" w:hAnsiTheme="majorBidi" w:cstheme="majorBidi"/>
            <w:sz w:val="20"/>
            <w:szCs w:val="20"/>
          </w:rPr>
          <w:t>)</w:t>
        </w:r>
      </w:ins>
      <w:ins w:id="22" w:author="Dentons HPRP" w:date="2025-11-04T17:58:00Z" w16du:dateUtc="2025-11-04T10:58:00Z">
        <w:r w:rsidR="00FE774C" w:rsidRPr="00FE774C">
          <w:rPr>
            <w:rFonts w:asciiTheme="majorBidi" w:hAnsiTheme="majorBidi" w:cstheme="majorBidi"/>
            <w:sz w:val="20"/>
            <w:szCs w:val="20"/>
          </w:rPr>
          <w:t>.</w:t>
        </w:r>
      </w:ins>
      <w:ins w:id="23" w:author="Dentons - TA" w:date="2025-12-06T22:20:00Z" w16du:dateUtc="2025-12-06T15:20:00Z">
        <w:r>
          <w:rPr>
            <w:rFonts w:asciiTheme="majorBidi" w:hAnsiTheme="majorBidi" w:cstheme="majorBidi"/>
            <w:sz w:val="20"/>
            <w:szCs w:val="20"/>
          </w:rPr>
          <w:t xml:space="preserve"> </w:t>
        </w:r>
      </w:ins>
      <w:ins w:id="24" w:author="Dentons - TA" w:date="2025-12-06T22:11:00Z" w16du:dateUtc="2025-12-06T15:11:00Z">
        <w:r w:rsidR="003C0658">
          <w:rPr>
            <w:rFonts w:asciiTheme="majorBidi" w:hAnsiTheme="majorBidi" w:cstheme="majorBidi"/>
            <w:sz w:val="20"/>
            <w:szCs w:val="20"/>
          </w:rPr>
          <w:t xml:space="preserve"> </w:t>
        </w:r>
      </w:ins>
    </w:p>
    <w:p w14:paraId="44D6A08D" w14:textId="77777777" w:rsidR="00B77EE7" w:rsidRPr="00DF2829" w:rsidRDefault="00B77EE7" w:rsidP="00B77EE7">
      <w:pPr>
        <w:pStyle w:val="ListParagraph"/>
        <w:spacing w:after="0"/>
        <w:ind w:left="567"/>
        <w:rPr>
          <w:rFonts w:asciiTheme="majorBidi" w:hAnsiTheme="majorBidi" w:cstheme="majorBidi"/>
          <w:sz w:val="20"/>
          <w:szCs w:val="20"/>
        </w:rPr>
      </w:pPr>
    </w:p>
    <w:p w14:paraId="2B00869B" w14:textId="7A4FB707" w:rsidR="001C65A7" w:rsidRDefault="001C65A7" w:rsidP="001C65A7">
      <w:pPr>
        <w:pStyle w:val="ListParagraph"/>
        <w:numPr>
          <w:ilvl w:val="0"/>
          <w:numId w:val="8"/>
        </w:numPr>
        <w:spacing w:after="0"/>
        <w:ind w:left="567" w:hanging="567"/>
        <w:jc w:val="both"/>
        <w:rPr>
          <w:ins w:id="25" w:author="Dentons - TA" w:date="2025-12-06T22:31:00Z" w16du:dateUtc="2025-12-06T15:31:00Z"/>
          <w:rFonts w:asciiTheme="majorBidi" w:hAnsiTheme="majorBidi" w:cstheme="majorBidi"/>
          <w:sz w:val="20"/>
          <w:szCs w:val="20"/>
        </w:rPr>
      </w:pPr>
      <w:ins w:id="26" w:author="Dentons - TA" w:date="2025-12-06T22:33:00Z">
        <w:r w:rsidRPr="001C65A7">
          <w:rPr>
            <w:rFonts w:asciiTheme="majorBidi" w:hAnsiTheme="majorBidi" w:cstheme="majorBidi"/>
            <w:sz w:val="20"/>
            <w:szCs w:val="20"/>
          </w:rPr>
          <w:t>Each Beneficial Owner may seek potential buyers and is not limited to appointing an exclusive property agent. Each Beneficial Owner is free to work with any property agent, provided that the others are notified and the arrangements comply with this Agreement</w:t>
        </w:r>
      </w:ins>
      <w:ins w:id="27" w:author="Dentons - TA" w:date="2025-12-06T22:33:00Z" w16du:dateUtc="2025-12-06T15:33:00Z">
        <w:r>
          <w:rPr>
            <w:rFonts w:asciiTheme="majorBidi" w:hAnsiTheme="majorBidi" w:cstheme="majorBidi"/>
            <w:sz w:val="20"/>
            <w:szCs w:val="20"/>
          </w:rPr>
          <w:t xml:space="preserve">. </w:t>
        </w:r>
      </w:ins>
    </w:p>
    <w:p w14:paraId="4E38BB67" w14:textId="77777777" w:rsidR="001C65A7" w:rsidRPr="001C65A7" w:rsidRDefault="001C65A7" w:rsidP="001C65A7">
      <w:pPr>
        <w:pStyle w:val="ListParagraph"/>
        <w:rPr>
          <w:ins w:id="28" w:author="Dentons - TA" w:date="2025-12-06T22:31:00Z" w16du:dateUtc="2025-12-06T15:31:00Z"/>
          <w:rFonts w:asciiTheme="majorBidi" w:hAnsiTheme="majorBidi" w:cstheme="majorBidi"/>
          <w:sz w:val="20"/>
          <w:szCs w:val="20"/>
          <w:rPrChange w:id="29" w:author="Dentons - TA" w:date="2025-12-06T22:31:00Z" w16du:dateUtc="2025-12-06T15:31:00Z">
            <w:rPr>
              <w:ins w:id="30" w:author="Dentons - TA" w:date="2025-12-06T22:31:00Z" w16du:dateUtc="2025-12-06T15:31:00Z"/>
            </w:rPr>
          </w:rPrChange>
        </w:rPr>
        <w:pPrChange w:id="31" w:author="Dentons - TA" w:date="2025-12-06T22:31:00Z" w16du:dateUtc="2025-12-06T15:31:00Z">
          <w:pPr>
            <w:pStyle w:val="ListParagraph"/>
            <w:numPr>
              <w:numId w:val="8"/>
            </w:numPr>
            <w:spacing w:after="0"/>
            <w:ind w:left="567" w:hanging="567"/>
            <w:jc w:val="both"/>
          </w:pPr>
        </w:pPrChange>
      </w:pPr>
    </w:p>
    <w:p w14:paraId="476BAA96" w14:textId="20BA6D51" w:rsidR="00B77EE7" w:rsidRPr="00DF2829" w:rsidRDefault="00580265" w:rsidP="00580265">
      <w:pPr>
        <w:pStyle w:val="ListParagraph"/>
        <w:numPr>
          <w:ilvl w:val="0"/>
          <w:numId w:val="8"/>
        </w:numPr>
        <w:spacing w:after="0"/>
        <w:ind w:left="567" w:hanging="567"/>
        <w:jc w:val="both"/>
        <w:rPr>
          <w:rFonts w:asciiTheme="majorBidi" w:hAnsiTheme="majorBidi" w:cstheme="majorBidi"/>
          <w:sz w:val="20"/>
          <w:szCs w:val="20"/>
        </w:rPr>
      </w:pPr>
      <w:r w:rsidRPr="00580265">
        <w:rPr>
          <w:rFonts w:asciiTheme="majorBidi" w:hAnsiTheme="majorBidi" w:cstheme="majorBidi"/>
          <w:sz w:val="20"/>
          <w:szCs w:val="20"/>
        </w:rPr>
        <w:t>The Parties agree that payment of the Price shall be divided into the following portions</w:t>
      </w:r>
      <w:r w:rsidR="00B77EE7" w:rsidRPr="00DF2829">
        <w:rPr>
          <w:rFonts w:asciiTheme="majorBidi" w:hAnsiTheme="majorBidi" w:cstheme="majorBidi"/>
          <w:sz w:val="20"/>
          <w:szCs w:val="20"/>
        </w:rPr>
        <w:t>:</w:t>
      </w:r>
    </w:p>
    <w:p w14:paraId="087C2732" w14:textId="77777777" w:rsidR="00B77EE7" w:rsidRPr="00DF2829" w:rsidRDefault="00B77EE7" w:rsidP="00B77EE7">
      <w:pPr>
        <w:pStyle w:val="ListParagraph"/>
        <w:rPr>
          <w:rFonts w:asciiTheme="majorBidi" w:hAnsiTheme="majorBidi" w:cstheme="majorBidi"/>
          <w:sz w:val="20"/>
          <w:szCs w:val="20"/>
        </w:rPr>
      </w:pPr>
    </w:p>
    <w:p w14:paraId="7230D523" w14:textId="6C145CC4" w:rsidR="00B77EE7" w:rsidRPr="00DF2829" w:rsidRDefault="00580265" w:rsidP="00B77EE7">
      <w:pPr>
        <w:pStyle w:val="ListParagraph"/>
        <w:numPr>
          <w:ilvl w:val="0"/>
          <w:numId w:val="12"/>
        </w:numPr>
        <w:spacing w:after="0"/>
        <w:ind w:left="1134" w:hanging="567"/>
        <w:rPr>
          <w:rFonts w:asciiTheme="majorBidi" w:hAnsiTheme="majorBidi" w:cstheme="majorBidi"/>
          <w:sz w:val="20"/>
          <w:szCs w:val="20"/>
        </w:rPr>
      </w:pPr>
      <w:r w:rsidRPr="00DF2829">
        <w:rPr>
          <w:rFonts w:asciiTheme="majorBidi" w:hAnsiTheme="majorBidi" w:cstheme="majorBidi"/>
          <w:sz w:val="20"/>
          <w:szCs w:val="20"/>
          <w:highlight w:val="yellow"/>
        </w:rPr>
        <w:t>[</w:t>
      </w:r>
      <w:r>
        <w:rPr>
          <w:rFonts w:asciiTheme="majorBidi" w:hAnsiTheme="majorBidi" w:cstheme="majorBidi"/>
          <w:sz w:val="20"/>
          <w:szCs w:val="20"/>
          <w:highlight w:val="yellow"/>
        </w:rPr>
        <w:t>20%</w:t>
      </w:r>
      <w:r w:rsidRPr="00DF2829">
        <w:rPr>
          <w:rFonts w:asciiTheme="majorBidi" w:hAnsiTheme="majorBidi" w:cstheme="majorBidi"/>
          <w:sz w:val="20"/>
          <w:szCs w:val="20"/>
          <w:highlight w:val="yellow"/>
        </w:rPr>
        <w:t>]</w:t>
      </w:r>
      <w:r>
        <w:rPr>
          <w:rFonts w:asciiTheme="majorBidi" w:hAnsiTheme="majorBidi" w:cstheme="majorBidi"/>
          <w:sz w:val="20"/>
          <w:szCs w:val="20"/>
        </w:rPr>
        <w:t xml:space="preserve"> as a deposit</w:t>
      </w:r>
      <w:r w:rsidRPr="00DF2829">
        <w:rPr>
          <w:rFonts w:asciiTheme="majorBidi" w:hAnsiTheme="majorBidi" w:cstheme="majorBidi"/>
          <w:sz w:val="20"/>
          <w:szCs w:val="20"/>
        </w:rPr>
        <w:t xml:space="preserve"> </w:t>
      </w:r>
      <w:r w:rsidR="007174F6" w:rsidRPr="00DF2829">
        <w:rPr>
          <w:rFonts w:asciiTheme="majorBidi" w:hAnsiTheme="majorBidi" w:cstheme="majorBidi"/>
          <w:sz w:val="20"/>
          <w:szCs w:val="20"/>
        </w:rPr>
        <w:t>(“</w:t>
      </w:r>
      <w:r w:rsidR="007174F6" w:rsidRPr="00DF2829">
        <w:rPr>
          <w:rFonts w:asciiTheme="majorBidi" w:hAnsiTheme="majorBidi" w:cstheme="majorBidi"/>
          <w:b/>
          <w:bCs/>
          <w:sz w:val="20"/>
          <w:szCs w:val="20"/>
        </w:rPr>
        <w:t>Deposit</w:t>
      </w:r>
      <w:r w:rsidR="007174F6" w:rsidRPr="00DF2829">
        <w:rPr>
          <w:rFonts w:asciiTheme="majorBidi" w:hAnsiTheme="majorBidi" w:cstheme="majorBidi"/>
          <w:sz w:val="20"/>
          <w:szCs w:val="20"/>
        </w:rPr>
        <w:t>”</w:t>
      </w:r>
      <w:proofErr w:type="gramStart"/>
      <w:r w:rsidR="007174F6" w:rsidRPr="00DF2829">
        <w:rPr>
          <w:rFonts w:asciiTheme="majorBidi" w:hAnsiTheme="majorBidi" w:cstheme="majorBidi"/>
          <w:sz w:val="20"/>
          <w:szCs w:val="20"/>
        </w:rPr>
        <w:t>);</w:t>
      </w:r>
      <w:proofErr w:type="gramEnd"/>
      <w:r w:rsidR="007174F6" w:rsidRPr="00DF2829">
        <w:rPr>
          <w:rFonts w:asciiTheme="majorBidi" w:hAnsiTheme="majorBidi" w:cstheme="majorBidi"/>
          <w:sz w:val="20"/>
          <w:szCs w:val="20"/>
        </w:rPr>
        <w:t xml:space="preserve"> </w:t>
      </w:r>
    </w:p>
    <w:p w14:paraId="22D063AC" w14:textId="4B860653" w:rsidR="007174F6" w:rsidRDefault="00580265" w:rsidP="00B77EE7">
      <w:pPr>
        <w:pStyle w:val="ListParagraph"/>
        <w:numPr>
          <w:ilvl w:val="0"/>
          <w:numId w:val="12"/>
        </w:numPr>
        <w:spacing w:after="0"/>
        <w:ind w:left="1134" w:hanging="567"/>
        <w:rPr>
          <w:rFonts w:asciiTheme="majorBidi" w:hAnsiTheme="majorBidi" w:cstheme="majorBidi"/>
          <w:sz w:val="20"/>
          <w:szCs w:val="20"/>
        </w:rPr>
      </w:pPr>
      <w:r w:rsidRPr="00DF2829">
        <w:rPr>
          <w:rFonts w:asciiTheme="majorBidi" w:hAnsiTheme="majorBidi" w:cstheme="majorBidi"/>
          <w:sz w:val="20"/>
          <w:szCs w:val="20"/>
          <w:highlight w:val="yellow"/>
        </w:rPr>
        <w:t>[</w:t>
      </w:r>
      <w:r>
        <w:rPr>
          <w:rFonts w:asciiTheme="majorBidi" w:hAnsiTheme="majorBidi" w:cstheme="majorBidi"/>
          <w:sz w:val="20"/>
          <w:szCs w:val="20"/>
          <w:highlight w:val="yellow"/>
        </w:rPr>
        <w:t>50%</w:t>
      </w:r>
      <w:r w:rsidRPr="00DF2829">
        <w:rPr>
          <w:rFonts w:asciiTheme="majorBidi" w:hAnsiTheme="majorBidi" w:cstheme="majorBidi"/>
          <w:sz w:val="20"/>
          <w:szCs w:val="20"/>
          <w:highlight w:val="yellow"/>
        </w:rPr>
        <w:t>]</w:t>
      </w:r>
      <w:r>
        <w:rPr>
          <w:rFonts w:asciiTheme="majorBidi" w:hAnsiTheme="majorBidi" w:cstheme="majorBidi"/>
          <w:sz w:val="20"/>
          <w:szCs w:val="20"/>
        </w:rPr>
        <w:t xml:space="preserve"> as the first payment; and</w:t>
      </w:r>
    </w:p>
    <w:p w14:paraId="6D3CA58B" w14:textId="4CF2945F" w:rsidR="00580265" w:rsidRPr="00DF2829" w:rsidRDefault="00580265" w:rsidP="00B77EE7">
      <w:pPr>
        <w:pStyle w:val="ListParagraph"/>
        <w:numPr>
          <w:ilvl w:val="0"/>
          <w:numId w:val="12"/>
        </w:numPr>
        <w:spacing w:after="0"/>
        <w:ind w:left="1134" w:hanging="567"/>
        <w:rPr>
          <w:rFonts w:asciiTheme="majorBidi" w:hAnsiTheme="majorBidi" w:cstheme="majorBidi"/>
          <w:sz w:val="20"/>
          <w:szCs w:val="20"/>
        </w:rPr>
      </w:pPr>
      <w:r>
        <w:rPr>
          <w:rFonts w:asciiTheme="majorBidi" w:hAnsiTheme="majorBidi" w:cstheme="majorBidi"/>
          <w:sz w:val="20"/>
          <w:szCs w:val="20"/>
        </w:rPr>
        <w:t xml:space="preserve">[30%] as the final payment. </w:t>
      </w:r>
    </w:p>
    <w:p w14:paraId="445A5952" w14:textId="77777777" w:rsidR="003C0658" w:rsidRDefault="003C0658" w:rsidP="003C0658">
      <w:pPr>
        <w:rPr>
          <w:ins w:id="32" w:author="Dentons - TA" w:date="2025-12-06T22:12:00Z" w16du:dateUtc="2025-12-06T15:12:00Z"/>
          <w:rFonts w:asciiTheme="majorBidi" w:hAnsiTheme="majorBidi" w:cstheme="majorBidi"/>
          <w:sz w:val="20"/>
          <w:szCs w:val="20"/>
        </w:rPr>
      </w:pPr>
    </w:p>
    <w:p w14:paraId="1F3EB5BB" w14:textId="09F62E49" w:rsidR="00580265" w:rsidRDefault="00580265" w:rsidP="003C0658">
      <w:pPr>
        <w:ind w:firstLine="567"/>
        <w:rPr>
          <w:rFonts w:asciiTheme="majorBidi" w:hAnsiTheme="majorBidi" w:cstheme="majorBidi"/>
          <w:sz w:val="20"/>
          <w:szCs w:val="20"/>
        </w:rPr>
      </w:pPr>
      <w:r w:rsidRPr="00580265">
        <w:rPr>
          <w:rFonts w:asciiTheme="majorBidi" w:hAnsiTheme="majorBidi" w:cstheme="majorBidi"/>
          <w:sz w:val="20"/>
          <w:szCs w:val="20"/>
        </w:rPr>
        <w:t>The above payment terms remain subject to further agreement with the potential buyer</w:t>
      </w:r>
      <w:r>
        <w:rPr>
          <w:rFonts w:asciiTheme="majorBidi" w:hAnsiTheme="majorBidi" w:cstheme="majorBidi"/>
          <w:sz w:val="20"/>
          <w:szCs w:val="20"/>
        </w:rPr>
        <w:t xml:space="preserve">. </w:t>
      </w:r>
    </w:p>
    <w:p w14:paraId="73644605" w14:textId="6FAD736B" w:rsidR="00580265" w:rsidRDefault="00E63660" w:rsidP="00E63660">
      <w:pPr>
        <w:pStyle w:val="ListParagraph"/>
        <w:numPr>
          <w:ilvl w:val="0"/>
          <w:numId w:val="8"/>
        </w:numPr>
        <w:spacing w:after="0"/>
        <w:ind w:left="567" w:hanging="567"/>
        <w:jc w:val="both"/>
        <w:rPr>
          <w:rFonts w:asciiTheme="majorBidi" w:hAnsiTheme="majorBidi" w:cstheme="majorBidi"/>
          <w:sz w:val="20"/>
          <w:szCs w:val="20"/>
        </w:rPr>
      </w:pPr>
      <w:r w:rsidRPr="00E63660">
        <w:rPr>
          <w:rFonts w:asciiTheme="majorBidi" w:hAnsiTheme="majorBidi" w:cstheme="majorBidi"/>
          <w:sz w:val="20"/>
          <w:szCs w:val="20"/>
        </w:rPr>
        <w:t>The Parties agree that the sale proceeds of the Property shall be transferred to the following bank account(s), as determined from time to time by the Beneficial Owners</w:t>
      </w:r>
      <w:r w:rsidR="00580265">
        <w:rPr>
          <w:rFonts w:asciiTheme="majorBidi" w:hAnsiTheme="majorBidi" w:cstheme="majorBidi"/>
          <w:sz w:val="20"/>
          <w:szCs w:val="20"/>
        </w:rPr>
        <w:t>:</w:t>
      </w:r>
      <w:r w:rsidR="00DA0887" w:rsidRPr="00DF2829">
        <w:rPr>
          <w:rFonts w:asciiTheme="majorBidi" w:hAnsiTheme="majorBidi" w:cstheme="majorBidi"/>
          <w:sz w:val="20"/>
          <w:szCs w:val="20"/>
        </w:rPr>
        <w:t xml:space="preserve"> </w:t>
      </w:r>
      <w:r>
        <w:rPr>
          <w:rFonts w:asciiTheme="majorBidi" w:hAnsiTheme="majorBidi" w:cstheme="majorBidi"/>
          <w:sz w:val="20"/>
          <w:szCs w:val="20"/>
        </w:rPr>
        <w:t xml:space="preserve"> </w:t>
      </w:r>
    </w:p>
    <w:p w14:paraId="7C206B0F" w14:textId="77777777" w:rsidR="00580265" w:rsidRDefault="00580265" w:rsidP="00580265">
      <w:pPr>
        <w:pStyle w:val="ListParagraph"/>
        <w:spacing w:after="0"/>
        <w:ind w:left="567"/>
        <w:jc w:val="both"/>
        <w:rPr>
          <w:rFonts w:asciiTheme="majorBidi" w:hAnsiTheme="majorBidi" w:cstheme="majorBidi"/>
          <w:sz w:val="20"/>
          <w:szCs w:val="20"/>
        </w:rPr>
      </w:pPr>
    </w:p>
    <w:p w14:paraId="657472CB" w14:textId="600CFB18" w:rsidR="00580265" w:rsidRDefault="00580265" w:rsidP="00580265">
      <w:pPr>
        <w:pStyle w:val="ListParagraph"/>
        <w:numPr>
          <w:ilvl w:val="0"/>
          <w:numId w:val="31"/>
        </w:numPr>
        <w:spacing w:after="0"/>
        <w:jc w:val="both"/>
        <w:rPr>
          <w:rFonts w:asciiTheme="majorBidi" w:hAnsiTheme="majorBidi" w:cstheme="majorBidi"/>
          <w:sz w:val="20"/>
          <w:szCs w:val="20"/>
        </w:rPr>
      </w:pPr>
      <w:r>
        <w:rPr>
          <w:rFonts w:asciiTheme="majorBidi" w:hAnsiTheme="majorBidi" w:cstheme="majorBidi"/>
          <w:sz w:val="20"/>
          <w:szCs w:val="20"/>
        </w:rPr>
        <w:t>[insert bank account</w:t>
      </w:r>
      <w:proofErr w:type="gramStart"/>
      <w:r>
        <w:rPr>
          <w:rFonts w:asciiTheme="majorBidi" w:hAnsiTheme="majorBidi" w:cstheme="majorBidi"/>
          <w:sz w:val="20"/>
          <w:szCs w:val="20"/>
        </w:rPr>
        <w:t>];</w:t>
      </w:r>
      <w:proofErr w:type="gramEnd"/>
    </w:p>
    <w:p w14:paraId="02387044" w14:textId="45E63216" w:rsidR="00580265" w:rsidRDefault="00580265" w:rsidP="00DF2829">
      <w:pPr>
        <w:pStyle w:val="ListParagraph"/>
        <w:numPr>
          <w:ilvl w:val="0"/>
          <w:numId w:val="31"/>
        </w:numPr>
        <w:spacing w:after="0"/>
        <w:jc w:val="both"/>
        <w:rPr>
          <w:rFonts w:asciiTheme="majorBidi" w:hAnsiTheme="majorBidi" w:cstheme="majorBidi"/>
          <w:sz w:val="20"/>
          <w:szCs w:val="20"/>
        </w:rPr>
      </w:pPr>
      <w:r>
        <w:rPr>
          <w:rFonts w:asciiTheme="majorBidi" w:hAnsiTheme="majorBidi" w:cstheme="majorBidi"/>
          <w:sz w:val="20"/>
          <w:szCs w:val="20"/>
        </w:rPr>
        <w:t>[insert bank account].</w:t>
      </w:r>
    </w:p>
    <w:p w14:paraId="083DD9BC" w14:textId="77777777" w:rsidR="00580265" w:rsidRDefault="00580265" w:rsidP="00580265">
      <w:pPr>
        <w:pStyle w:val="ListParagraph"/>
        <w:spacing w:after="0"/>
        <w:ind w:left="567"/>
        <w:jc w:val="both"/>
        <w:rPr>
          <w:rFonts w:asciiTheme="majorBidi" w:hAnsiTheme="majorBidi" w:cstheme="majorBidi"/>
          <w:sz w:val="20"/>
          <w:szCs w:val="20"/>
        </w:rPr>
      </w:pPr>
    </w:p>
    <w:p w14:paraId="23A7C986" w14:textId="41E139F6" w:rsidR="00B77EE7" w:rsidRPr="00DF2829" w:rsidRDefault="00DA0887" w:rsidP="00DF2829">
      <w:pPr>
        <w:pStyle w:val="ListParagraph"/>
        <w:spacing w:after="0"/>
        <w:ind w:left="567"/>
        <w:jc w:val="both"/>
        <w:rPr>
          <w:rFonts w:asciiTheme="majorBidi" w:hAnsiTheme="majorBidi" w:cstheme="majorBidi"/>
        </w:rPr>
      </w:pPr>
      <w:r w:rsidRPr="00DF2829">
        <w:rPr>
          <w:rFonts w:asciiTheme="majorBidi" w:hAnsiTheme="majorBidi" w:cstheme="majorBidi"/>
          <w:i/>
          <w:iCs/>
          <w:sz w:val="20"/>
          <w:szCs w:val="20"/>
          <w:highlight w:val="yellow"/>
        </w:rPr>
        <w:t>[</w:t>
      </w:r>
      <w:r w:rsidR="00E63660" w:rsidRPr="00DF2829">
        <w:rPr>
          <w:rFonts w:asciiTheme="majorBidi" w:hAnsiTheme="majorBidi" w:cstheme="majorBidi"/>
          <w:i/>
          <w:iCs/>
          <w:sz w:val="20"/>
          <w:szCs w:val="20"/>
          <w:highlight w:val="yellow"/>
        </w:rPr>
        <w:t>The Beneficial Owners shall determine the bank account(s) to receive the sale proceeds, which may be either their bank account(s) in Indonesia or an offshore account, to be confirmed by the Beneficial Owners</w:t>
      </w:r>
      <w:r w:rsidRPr="00DF2829">
        <w:rPr>
          <w:rFonts w:asciiTheme="majorBidi" w:hAnsiTheme="majorBidi" w:cstheme="majorBidi"/>
          <w:i/>
          <w:iCs/>
          <w:sz w:val="20"/>
          <w:szCs w:val="20"/>
          <w:highlight w:val="yellow"/>
        </w:rPr>
        <w:t>]</w:t>
      </w:r>
      <w:r w:rsidRPr="00DF2829">
        <w:rPr>
          <w:rFonts w:asciiTheme="majorBidi" w:hAnsiTheme="majorBidi" w:cstheme="majorBidi"/>
          <w:sz w:val="20"/>
          <w:szCs w:val="20"/>
        </w:rPr>
        <w:t>.</w:t>
      </w:r>
      <w:r w:rsidR="007F3BAA" w:rsidRPr="00DF2829">
        <w:rPr>
          <w:rFonts w:asciiTheme="majorBidi" w:hAnsiTheme="majorBidi" w:cstheme="majorBidi"/>
        </w:rPr>
        <w:t xml:space="preserve"> </w:t>
      </w:r>
    </w:p>
    <w:p w14:paraId="7383B35A" w14:textId="77777777" w:rsidR="00B77EE7" w:rsidRPr="00DF2829" w:rsidRDefault="00B77EE7" w:rsidP="00983F23">
      <w:pPr>
        <w:spacing w:after="0"/>
        <w:jc w:val="both"/>
        <w:rPr>
          <w:rFonts w:asciiTheme="majorBidi" w:hAnsiTheme="majorBidi" w:cstheme="majorBidi"/>
          <w:sz w:val="20"/>
          <w:szCs w:val="20"/>
        </w:rPr>
      </w:pPr>
    </w:p>
    <w:p w14:paraId="6C7745F6" w14:textId="77777777" w:rsidR="00983F23" w:rsidRPr="00DF2829" w:rsidRDefault="00983F23" w:rsidP="00983F23">
      <w:pPr>
        <w:spacing w:after="0"/>
        <w:jc w:val="both"/>
        <w:rPr>
          <w:rFonts w:asciiTheme="majorBidi" w:hAnsiTheme="majorBidi" w:cstheme="majorBidi"/>
          <w:sz w:val="20"/>
          <w:szCs w:val="20"/>
        </w:rPr>
      </w:pPr>
    </w:p>
    <w:p w14:paraId="13EDCED6" w14:textId="4736B391" w:rsidR="00BB6321" w:rsidRPr="00DF2829" w:rsidRDefault="00BB6321" w:rsidP="00BB6321">
      <w:pPr>
        <w:pStyle w:val="Heading1"/>
        <w:spacing w:before="0" w:after="0" w:line="240" w:lineRule="auto"/>
        <w:jc w:val="center"/>
        <w:rPr>
          <w:rFonts w:asciiTheme="majorBidi" w:hAnsiTheme="majorBidi"/>
          <w:b/>
          <w:bCs/>
          <w:color w:val="auto"/>
          <w:sz w:val="20"/>
          <w:szCs w:val="20"/>
        </w:rPr>
      </w:pPr>
      <w:r w:rsidRPr="00DF2829">
        <w:rPr>
          <w:rFonts w:asciiTheme="majorBidi" w:hAnsiTheme="majorBidi"/>
          <w:b/>
          <w:bCs/>
          <w:color w:val="auto"/>
          <w:sz w:val="20"/>
          <w:szCs w:val="20"/>
        </w:rPr>
        <w:t>ARTICLE 4</w:t>
      </w:r>
    </w:p>
    <w:p w14:paraId="2524B2D3" w14:textId="73E425E1" w:rsidR="00BB6321" w:rsidRPr="00DF2829" w:rsidRDefault="00BB6321" w:rsidP="00BB6321">
      <w:pPr>
        <w:spacing w:after="0"/>
        <w:jc w:val="center"/>
        <w:rPr>
          <w:rFonts w:asciiTheme="majorBidi" w:hAnsiTheme="majorBidi" w:cstheme="majorBidi"/>
          <w:b/>
          <w:bCs/>
          <w:sz w:val="20"/>
          <w:szCs w:val="20"/>
        </w:rPr>
      </w:pPr>
      <w:r w:rsidRPr="00DF2829">
        <w:rPr>
          <w:rFonts w:asciiTheme="majorBidi" w:hAnsiTheme="majorBidi" w:cstheme="majorBidi"/>
          <w:b/>
          <w:bCs/>
          <w:sz w:val="20"/>
          <w:szCs w:val="20"/>
        </w:rPr>
        <w:t>RESPONSIBILITIES OF THE PARTIES</w:t>
      </w:r>
    </w:p>
    <w:p w14:paraId="7B3B0D15" w14:textId="77777777" w:rsidR="00BB6321" w:rsidRPr="00DF2829" w:rsidRDefault="00BB6321" w:rsidP="00BB6321">
      <w:pPr>
        <w:spacing w:after="0"/>
        <w:rPr>
          <w:rFonts w:asciiTheme="majorBidi" w:hAnsiTheme="majorBidi" w:cstheme="majorBidi"/>
          <w:b/>
          <w:bCs/>
          <w:sz w:val="20"/>
          <w:szCs w:val="20"/>
        </w:rPr>
      </w:pPr>
    </w:p>
    <w:p w14:paraId="75AFF444" w14:textId="78796649" w:rsidR="00BB6321" w:rsidRPr="00DF2829" w:rsidRDefault="00E63660" w:rsidP="00BB6321">
      <w:pPr>
        <w:pStyle w:val="ListParagraph"/>
        <w:numPr>
          <w:ilvl w:val="0"/>
          <w:numId w:val="13"/>
        </w:numPr>
        <w:spacing w:after="0"/>
        <w:ind w:left="567" w:hanging="567"/>
        <w:rPr>
          <w:rFonts w:asciiTheme="majorBidi" w:hAnsiTheme="majorBidi" w:cstheme="majorBidi"/>
          <w:sz w:val="20"/>
          <w:szCs w:val="20"/>
          <w:u w:val="single"/>
        </w:rPr>
      </w:pPr>
      <w:r>
        <w:rPr>
          <w:rFonts w:asciiTheme="majorBidi" w:hAnsiTheme="majorBidi" w:cstheme="majorBidi"/>
          <w:sz w:val="20"/>
          <w:szCs w:val="20"/>
          <w:u w:val="single"/>
        </w:rPr>
        <w:t xml:space="preserve">Ryan and Teresa </w:t>
      </w:r>
    </w:p>
    <w:p w14:paraId="3F796945" w14:textId="77777777" w:rsidR="00BB6321" w:rsidRPr="00DF2829" w:rsidRDefault="00BB6321" w:rsidP="00BB6321">
      <w:pPr>
        <w:pStyle w:val="ListParagraph"/>
        <w:spacing w:after="0"/>
        <w:ind w:left="567"/>
        <w:rPr>
          <w:rFonts w:asciiTheme="majorBidi" w:hAnsiTheme="majorBidi" w:cstheme="majorBidi"/>
          <w:sz w:val="20"/>
          <w:szCs w:val="20"/>
          <w:u w:val="single"/>
        </w:rPr>
      </w:pPr>
    </w:p>
    <w:p w14:paraId="605C3BB2" w14:textId="0061E80D" w:rsidR="00BB6321" w:rsidRPr="00DF2829" w:rsidRDefault="00BB6321" w:rsidP="005452F7">
      <w:pPr>
        <w:pStyle w:val="ListParagraph"/>
        <w:numPr>
          <w:ilvl w:val="0"/>
          <w:numId w:val="14"/>
        </w:numPr>
        <w:spacing w:after="0"/>
        <w:ind w:left="1134" w:hanging="567"/>
        <w:jc w:val="both"/>
        <w:rPr>
          <w:rFonts w:asciiTheme="majorBidi" w:hAnsiTheme="majorBidi" w:cstheme="majorBidi"/>
          <w:i/>
          <w:iCs/>
          <w:sz w:val="20"/>
          <w:szCs w:val="20"/>
        </w:rPr>
      </w:pPr>
      <w:r w:rsidRPr="00DF2829">
        <w:rPr>
          <w:rFonts w:asciiTheme="majorBidi" w:hAnsiTheme="majorBidi" w:cstheme="majorBidi"/>
          <w:i/>
          <w:iCs/>
          <w:sz w:val="20"/>
          <w:szCs w:val="20"/>
        </w:rPr>
        <w:t>[release the mortgage right over the Property and discharge the existing loan obligations.]</w:t>
      </w:r>
    </w:p>
    <w:p w14:paraId="04B596AD" w14:textId="6455E924" w:rsidR="007F3BAA" w:rsidRPr="00DF2829" w:rsidRDefault="006A3296" w:rsidP="005206D7">
      <w:pPr>
        <w:pStyle w:val="ListParagraph"/>
        <w:numPr>
          <w:ilvl w:val="0"/>
          <w:numId w:val="14"/>
        </w:numPr>
        <w:spacing w:after="0"/>
        <w:ind w:left="1134" w:hanging="567"/>
        <w:jc w:val="both"/>
        <w:rPr>
          <w:rFonts w:asciiTheme="majorBidi" w:hAnsiTheme="majorBidi" w:cstheme="majorBidi"/>
          <w:i/>
          <w:iCs/>
          <w:sz w:val="20"/>
          <w:szCs w:val="20"/>
        </w:rPr>
      </w:pPr>
      <w:r w:rsidRPr="00DF2829">
        <w:rPr>
          <w:rFonts w:asciiTheme="majorBidi" w:hAnsiTheme="majorBidi" w:cstheme="majorBidi"/>
          <w:i/>
          <w:iCs/>
          <w:sz w:val="20"/>
          <w:szCs w:val="20"/>
        </w:rPr>
        <w:t>[</w:t>
      </w:r>
      <w:r w:rsidR="005206D7" w:rsidRPr="005206D7">
        <w:rPr>
          <w:rFonts w:asciiTheme="majorBidi" w:hAnsiTheme="majorBidi" w:cstheme="majorBidi"/>
          <w:i/>
          <w:iCs/>
          <w:sz w:val="20"/>
          <w:szCs w:val="20"/>
        </w:rPr>
        <w:t>Bear the cost of the mortgage discharge</w:t>
      </w:r>
      <w:r w:rsidRPr="00DF2829">
        <w:rPr>
          <w:rFonts w:asciiTheme="majorBidi" w:hAnsiTheme="majorBidi" w:cstheme="majorBidi"/>
          <w:i/>
          <w:iCs/>
          <w:sz w:val="20"/>
          <w:szCs w:val="20"/>
        </w:rPr>
        <w:t>.]</w:t>
      </w:r>
      <w:r w:rsidR="005206D7">
        <w:rPr>
          <w:rFonts w:asciiTheme="majorBidi" w:hAnsiTheme="majorBidi" w:cstheme="majorBidi"/>
          <w:i/>
          <w:iCs/>
          <w:sz w:val="20"/>
          <w:szCs w:val="20"/>
        </w:rPr>
        <w:t xml:space="preserve"> </w:t>
      </w:r>
    </w:p>
    <w:p w14:paraId="4D17097C" w14:textId="45DB15E6" w:rsidR="00E63660" w:rsidRPr="00E63660" w:rsidRDefault="00D55CB7" w:rsidP="00AF1346">
      <w:pPr>
        <w:pStyle w:val="ListParagraph"/>
        <w:numPr>
          <w:ilvl w:val="0"/>
          <w:numId w:val="14"/>
        </w:numPr>
        <w:spacing w:after="0"/>
        <w:ind w:left="1134" w:hanging="567"/>
        <w:jc w:val="both"/>
        <w:rPr>
          <w:rFonts w:asciiTheme="majorBidi" w:hAnsiTheme="majorBidi" w:cstheme="majorBidi"/>
          <w:i/>
          <w:iCs/>
          <w:sz w:val="20"/>
          <w:szCs w:val="20"/>
        </w:rPr>
      </w:pPr>
      <w:r w:rsidRPr="00DF2829">
        <w:rPr>
          <w:rFonts w:asciiTheme="majorBidi" w:hAnsiTheme="majorBidi" w:cstheme="majorBidi"/>
          <w:i/>
          <w:iCs/>
          <w:sz w:val="20"/>
          <w:szCs w:val="20"/>
        </w:rPr>
        <w:t>[</w:t>
      </w:r>
      <w:r w:rsidR="00E63660" w:rsidRPr="00DF2829">
        <w:rPr>
          <w:rFonts w:asciiTheme="majorBidi" w:hAnsiTheme="majorBidi" w:cstheme="majorBidi"/>
          <w:i/>
          <w:iCs/>
          <w:sz w:val="20"/>
          <w:szCs w:val="20"/>
        </w:rPr>
        <w:t xml:space="preserve">Bear </w:t>
      </w:r>
      <w:del w:id="33" w:author="Dentons HPRP" w:date="2025-11-04T17:58:00Z" w16du:dateUtc="2025-11-04T10:58:00Z">
        <w:r w:rsidR="00E63660" w:rsidRPr="00DF2829" w:rsidDel="00FE774C">
          <w:rPr>
            <w:rFonts w:asciiTheme="majorBidi" w:hAnsiTheme="majorBidi" w:cstheme="majorBidi"/>
            <w:i/>
            <w:iCs/>
            <w:sz w:val="20"/>
            <w:szCs w:val="20"/>
          </w:rPr>
          <w:delText xml:space="preserve">all </w:delText>
        </w:r>
      </w:del>
      <w:ins w:id="34" w:author="Dentons HPRP" w:date="2025-11-04T17:58:00Z" w16du:dateUtc="2025-11-04T10:58:00Z">
        <w:del w:id="35" w:author="Dentons - TA" w:date="2025-12-06T22:22:00Z" w16du:dateUtc="2025-12-06T15:22:00Z">
          <w:r w:rsidR="00FE774C" w:rsidDel="00AF1346">
            <w:rPr>
              <w:rFonts w:asciiTheme="majorBidi" w:hAnsiTheme="majorBidi" w:cstheme="majorBidi"/>
              <w:i/>
              <w:iCs/>
              <w:sz w:val="20"/>
              <w:szCs w:val="20"/>
            </w:rPr>
            <w:delText>50% (fifty percent) of</w:delText>
          </w:r>
          <w:r w:rsidR="00FE774C" w:rsidRPr="00DF2829" w:rsidDel="00AF1346">
            <w:rPr>
              <w:rFonts w:asciiTheme="majorBidi" w:hAnsiTheme="majorBidi" w:cstheme="majorBidi"/>
              <w:i/>
              <w:iCs/>
              <w:sz w:val="20"/>
              <w:szCs w:val="20"/>
            </w:rPr>
            <w:delText xml:space="preserve"> </w:delText>
          </w:r>
        </w:del>
      </w:ins>
      <w:del w:id="36" w:author="Dentons - TA" w:date="2025-12-06T22:22:00Z" w16du:dateUtc="2025-12-06T15:22:00Z">
        <w:r w:rsidR="00E63660" w:rsidRPr="00DF2829" w:rsidDel="00AF1346">
          <w:rPr>
            <w:rFonts w:asciiTheme="majorBidi" w:hAnsiTheme="majorBidi" w:cstheme="majorBidi"/>
            <w:i/>
            <w:iCs/>
            <w:sz w:val="20"/>
            <w:szCs w:val="20"/>
          </w:rPr>
          <w:delText xml:space="preserve">taxes arising in connection with the sale of the Property, including but not limited </w:delText>
        </w:r>
      </w:del>
      <w:r w:rsidR="00E63660" w:rsidRPr="00DF2829">
        <w:rPr>
          <w:rFonts w:asciiTheme="majorBidi" w:hAnsiTheme="majorBidi" w:cstheme="majorBidi"/>
          <w:i/>
          <w:iCs/>
          <w:sz w:val="20"/>
          <w:szCs w:val="20"/>
        </w:rPr>
        <w:t xml:space="preserve">to any outstanding Land and Building Tax (Pajak Bumi dan </w:t>
      </w:r>
      <w:proofErr w:type="spellStart"/>
      <w:r w:rsidR="00E63660" w:rsidRPr="00DF2829">
        <w:rPr>
          <w:rFonts w:asciiTheme="majorBidi" w:hAnsiTheme="majorBidi" w:cstheme="majorBidi"/>
          <w:i/>
          <w:iCs/>
          <w:sz w:val="20"/>
          <w:szCs w:val="20"/>
        </w:rPr>
        <w:t>Bangunan</w:t>
      </w:r>
      <w:proofErr w:type="spellEnd"/>
      <w:r w:rsidR="00E63660" w:rsidRPr="00DF2829">
        <w:rPr>
          <w:rFonts w:asciiTheme="majorBidi" w:hAnsiTheme="majorBidi" w:cstheme="majorBidi"/>
          <w:i/>
          <w:iCs/>
          <w:sz w:val="20"/>
          <w:szCs w:val="20"/>
        </w:rPr>
        <w:t xml:space="preserve"> – PBB</w:t>
      </w:r>
      <w:r w:rsidR="00C87B52">
        <w:rPr>
          <w:rFonts w:asciiTheme="majorBidi" w:hAnsiTheme="majorBidi" w:cstheme="majorBidi"/>
          <w:i/>
          <w:iCs/>
          <w:sz w:val="20"/>
          <w:szCs w:val="20"/>
        </w:rPr>
        <w:t>) and any other tax as required by the Applicable Laws</w:t>
      </w:r>
      <w:ins w:id="37" w:author="Dentons - TA" w:date="2025-12-06T22:26:00Z" w16du:dateUtc="2025-12-06T15:26:00Z">
        <w:r w:rsidR="00AF1346">
          <w:rPr>
            <w:rFonts w:asciiTheme="majorBidi" w:hAnsiTheme="majorBidi" w:cstheme="majorBidi"/>
            <w:i/>
            <w:iCs/>
            <w:sz w:val="20"/>
            <w:szCs w:val="20"/>
          </w:rPr>
          <w:t xml:space="preserve"> </w:t>
        </w:r>
      </w:ins>
      <w:ins w:id="38" w:author="Dentons - TA" w:date="2025-12-06T22:26:00Z">
        <w:r w:rsidR="00AF1346" w:rsidRPr="00AF1346">
          <w:rPr>
            <w:rFonts w:asciiTheme="majorBidi" w:hAnsiTheme="majorBidi" w:cstheme="majorBidi"/>
            <w:i/>
            <w:iCs/>
            <w:sz w:val="20"/>
            <w:szCs w:val="20"/>
          </w:rPr>
          <w:t xml:space="preserve">shall be fairly allocated between the Beneficial Owners. Ryan may deduct from </w:t>
        </w:r>
        <w:proofErr w:type="spellStart"/>
        <w:r w:rsidR="00AF1346" w:rsidRPr="00AF1346">
          <w:rPr>
            <w:rFonts w:asciiTheme="majorBidi" w:hAnsiTheme="majorBidi" w:cstheme="majorBidi"/>
            <w:i/>
            <w:iCs/>
            <w:sz w:val="20"/>
            <w:szCs w:val="20"/>
          </w:rPr>
          <w:t>Jirachai’s</w:t>
        </w:r>
        <w:proofErr w:type="spellEnd"/>
        <w:r w:rsidR="00AF1346" w:rsidRPr="00AF1346">
          <w:rPr>
            <w:rFonts w:asciiTheme="majorBidi" w:hAnsiTheme="majorBidi" w:cstheme="majorBidi"/>
            <w:i/>
            <w:iCs/>
            <w:sz w:val="20"/>
            <w:szCs w:val="20"/>
          </w:rPr>
          <w:t xml:space="preserve"> portion any past PBB payments that Ryan has previously settled</w:t>
        </w:r>
      </w:ins>
      <w:r w:rsidR="00E63660" w:rsidRPr="00E63660">
        <w:rPr>
          <w:rFonts w:asciiTheme="majorBidi" w:hAnsiTheme="majorBidi" w:cstheme="majorBidi"/>
          <w:i/>
          <w:iCs/>
          <w:sz w:val="20"/>
          <w:szCs w:val="20"/>
        </w:rPr>
        <w:t>]</w:t>
      </w:r>
      <w:ins w:id="39" w:author="Dentons - TA" w:date="2025-12-06T22:26:00Z" w16du:dateUtc="2025-12-06T15:26:00Z">
        <w:r w:rsidR="00AF1346">
          <w:rPr>
            <w:rFonts w:asciiTheme="majorBidi" w:hAnsiTheme="majorBidi" w:cstheme="majorBidi"/>
            <w:i/>
            <w:iCs/>
            <w:sz w:val="20"/>
            <w:szCs w:val="20"/>
          </w:rPr>
          <w:t xml:space="preserve"> </w:t>
        </w:r>
      </w:ins>
      <w:r w:rsidRPr="00DF2829">
        <w:rPr>
          <w:rFonts w:asciiTheme="majorBidi" w:hAnsiTheme="majorBidi" w:cstheme="majorBidi"/>
          <w:i/>
          <w:iCs/>
          <w:sz w:val="20"/>
          <w:szCs w:val="20"/>
        </w:rPr>
        <w:t xml:space="preserve"> </w:t>
      </w:r>
    </w:p>
    <w:p w14:paraId="07282DEC" w14:textId="71D58F6F" w:rsidR="00D55CB7" w:rsidRPr="00DF2829" w:rsidRDefault="00E63660" w:rsidP="00E63660">
      <w:pPr>
        <w:pStyle w:val="ListParagraph"/>
        <w:numPr>
          <w:ilvl w:val="0"/>
          <w:numId w:val="14"/>
        </w:numPr>
        <w:spacing w:after="0"/>
        <w:ind w:left="1134" w:hanging="567"/>
        <w:jc w:val="both"/>
        <w:rPr>
          <w:rFonts w:asciiTheme="majorBidi" w:hAnsiTheme="majorBidi" w:cstheme="majorBidi"/>
          <w:i/>
          <w:iCs/>
          <w:sz w:val="20"/>
          <w:szCs w:val="20"/>
        </w:rPr>
      </w:pPr>
      <w:r w:rsidRPr="00E63660">
        <w:rPr>
          <w:rFonts w:asciiTheme="majorBidi" w:hAnsiTheme="majorBidi" w:cstheme="majorBidi"/>
          <w:i/>
          <w:iCs/>
          <w:sz w:val="20"/>
          <w:szCs w:val="20"/>
        </w:rPr>
        <w:t xml:space="preserve">[Bear the </w:t>
      </w:r>
      <w:ins w:id="40" w:author="Dentons HPRP" w:date="2025-11-04T17:59:00Z" w16du:dateUtc="2025-11-04T10:59:00Z">
        <w:r w:rsidR="00FE774C">
          <w:rPr>
            <w:rFonts w:asciiTheme="majorBidi" w:hAnsiTheme="majorBidi" w:cstheme="majorBidi"/>
            <w:i/>
            <w:iCs/>
            <w:sz w:val="20"/>
            <w:szCs w:val="20"/>
          </w:rPr>
          <w:t xml:space="preserve">50% (fifty percent) of </w:t>
        </w:r>
      </w:ins>
      <w:r w:rsidRPr="00E63660">
        <w:rPr>
          <w:rFonts w:asciiTheme="majorBidi" w:hAnsiTheme="majorBidi" w:cstheme="majorBidi"/>
          <w:i/>
          <w:iCs/>
          <w:sz w:val="20"/>
          <w:szCs w:val="20"/>
        </w:rPr>
        <w:t>income tax (</w:t>
      </w:r>
      <w:proofErr w:type="spellStart"/>
      <w:r w:rsidRPr="00E63660">
        <w:rPr>
          <w:rFonts w:asciiTheme="majorBidi" w:hAnsiTheme="majorBidi" w:cstheme="majorBidi"/>
          <w:i/>
          <w:iCs/>
          <w:sz w:val="20"/>
          <w:szCs w:val="20"/>
        </w:rPr>
        <w:t>PPh</w:t>
      </w:r>
      <w:proofErr w:type="spellEnd"/>
      <w:r w:rsidRPr="00E63660">
        <w:rPr>
          <w:rFonts w:asciiTheme="majorBidi" w:hAnsiTheme="majorBidi" w:cstheme="majorBidi"/>
          <w:i/>
          <w:iCs/>
          <w:sz w:val="20"/>
          <w:szCs w:val="20"/>
        </w:rPr>
        <w:t>) of 2.5% arising from the sale of the Property, calculated based on the selling price of the Property</w:t>
      </w:r>
      <w:r w:rsidR="00C87B52">
        <w:rPr>
          <w:rFonts w:asciiTheme="majorBidi" w:hAnsiTheme="majorBidi" w:cstheme="majorBidi"/>
          <w:i/>
          <w:iCs/>
          <w:sz w:val="20"/>
          <w:szCs w:val="20"/>
        </w:rPr>
        <w:t xml:space="preserve"> and any other tax as required by the Applicable Laws</w:t>
      </w:r>
      <w:r w:rsidR="00D55CB7" w:rsidRPr="00DF2829">
        <w:rPr>
          <w:rFonts w:asciiTheme="majorBidi" w:hAnsiTheme="majorBidi" w:cstheme="majorBidi"/>
          <w:i/>
          <w:iCs/>
          <w:sz w:val="20"/>
          <w:szCs w:val="20"/>
        </w:rPr>
        <w:t>.]</w:t>
      </w:r>
      <w:r w:rsidRPr="00DF2829">
        <w:rPr>
          <w:rFonts w:asciiTheme="majorBidi" w:hAnsiTheme="majorBidi" w:cstheme="majorBidi"/>
          <w:i/>
          <w:iCs/>
          <w:sz w:val="20"/>
          <w:szCs w:val="20"/>
        </w:rPr>
        <w:t xml:space="preserve"> </w:t>
      </w:r>
    </w:p>
    <w:p w14:paraId="1950AD7A" w14:textId="4DD08415" w:rsidR="00714873" w:rsidRPr="00DF2829" w:rsidRDefault="00714873" w:rsidP="00D55CB7">
      <w:pPr>
        <w:pStyle w:val="ListParagraph"/>
        <w:numPr>
          <w:ilvl w:val="0"/>
          <w:numId w:val="14"/>
        </w:numPr>
        <w:spacing w:after="0"/>
        <w:ind w:left="1134" w:hanging="567"/>
        <w:jc w:val="both"/>
        <w:rPr>
          <w:rFonts w:asciiTheme="majorBidi" w:hAnsiTheme="majorBidi" w:cstheme="majorBidi"/>
          <w:i/>
          <w:iCs/>
          <w:sz w:val="20"/>
          <w:szCs w:val="20"/>
        </w:rPr>
      </w:pPr>
      <w:r w:rsidRPr="00DF2829">
        <w:rPr>
          <w:rFonts w:asciiTheme="majorBidi" w:hAnsiTheme="majorBidi" w:cstheme="majorBidi"/>
          <w:i/>
          <w:iCs/>
          <w:sz w:val="20"/>
          <w:szCs w:val="20"/>
        </w:rPr>
        <w:t xml:space="preserve">[identify a </w:t>
      </w:r>
      <w:r w:rsidR="00E63660" w:rsidRPr="00E63660">
        <w:rPr>
          <w:rFonts w:asciiTheme="majorBidi" w:hAnsiTheme="majorBidi" w:cstheme="majorBidi"/>
          <w:i/>
          <w:iCs/>
          <w:sz w:val="20"/>
          <w:szCs w:val="20"/>
        </w:rPr>
        <w:t>p</w:t>
      </w:r>
      <w:r w:rsidRPr="00DF2829">
        <w:rPr>
          <w:rFonts w:asciiTheme="majorBidi" w:hAnsiTheme="majorBidi" w:cstheme="majorBidi"/>
          <w:i/>
          <w:iCs/>
          <w:sz w:val="20"/>
          <w:szCs w:val="20"/>
        </w:rPr>
        <w:t xml:space="preserve">otential </w:t>
      </w:r>
      <w:r w:rsidR="0016747F">
        <w:rPr>
          <w:rFonts w:asciiTheme="majorBidi" w:hAnsiTheme="majorBidi" w:cstheme="majorBidi"/>
          <w:i/>
          <w:iCs/>
          <w:sz w:val="20"/>
          <w:szCs w:val="20"/>
        </w:rPr>
        <w:t>buyer</w:t>
      </w:r>
      <w:r w:rsidR="005206D7">
        <w:rPr>
          <w:rFonts w:asciiTheme="majorBidi" w:hAnsiTheme="majorBidi" w:cstheme="majorBidi"/>
          <w:i/>
          <w:iCs/>
          <w:sz w:val="20"/>
          <w:szCs w:val="20"/>
        </w:rPr>
        <w:t>.</w:t>
      </w:r>
      <w:r w:rsidRPr="00DF2829">
        <w:rPr>
          <w:rFonts w:asciiTheme="majorBidi" w:hAnsiTheme="majorBidi" w:cstheme="majorBidi"/>
          <w:i/>
          <w:iCs/>
          <w:sz w:val="20"/>
          <w:szCs w:val="20"/>
        </w:rPr>
        <w:t>]</w:t>
      </w:r>
      <w:r w:rsidR="00C87B52">
        <w:rPr>
          <w:rFonts w:asciiTheme="majorBidi" w:hAnsiTheme="majorBidi" w:cstheme="majorBidi"/>
          <w:i/>
          <w:iCs/>
          <w:sz w:val="20"/>
          <w:szCs w:val="20"/>
        </w:rPr>
        <w:t xml:space="preserve"> </w:t>
      </w:r>
    </w:p>
    <w:p w14:paraId="02564C6D" w14:textId="77777777" w:rsidR="00BB6321" w:rsidRDefault="00BB6321" w:rsidP="00E63660">
      <w:pPr>
        <w:spacing w:after="0"/>
        <w:ind w:left="567"/>
        <w:rPr>
          <w:rFonts w:asciiTheme="majorBidi" w:hAnsiTheme="majorBidi" w:cstheme="majorBidi"/>
          <w:sz w:val="20"/>
          <w:szCs w:val="20"/>
        </w:rPr>
      </w:pPr>
    </w:p>
    <w:p w14:paraId="6BEB4E1D" w14:textId="4E6C8A19" w:rsidR="00E63660" w:rsidRPr="00DF2829" w:rsidRDefault="00E63660" w:rsidP="00DF2829">
      <w:pPr>
        <w:spacing w:after="0"/>
        <w:ind w:left="567"/>
        <w:jc w:val="both"/>
        <w:rPr>
          <w:rFonts w:asciiTheme="majorBidi" w:hAnsiTheme="majorBidi" w:cstheme="majorBidi"/>
          <w:i/>
          <w:iCs/>
          <w:sz w:val="20"/>
          <w:szCs w:val="20"/>
        </w:rPr>
      </w:pPr>
      <w:r w:rsidRPr="00DF2829">
        <w:rPr>
          <w:rFonts w:asciiTheme="majorBidi" w:hAnsiTheme="majorBidi" w:cstheme="majorBidi"/>
          <w:b/>
          <w:bCs/>
          <w:i/>
          <w:iCs/>
          <w:sz w:val="20"/>
          <w:szCs w:val="20"/>
          <w:highlight w:val="yellow"/>
        </w:rPr>
        <w:t>Dentons Note:</w:t>
      </w:r>
      <w:r w:rsidRPr="00DF2829">
        <w:rPr>
          <w:rFonts w:asciiTheme="majorBidi" w:hAnsiTheme="majorBidi" w:cstheme="majorBidi"/>
          <w:i/>
          <w:iCs/>
          <w:sz w:val="20"/>
          <w:szCs w:val="20"/>
          <w:highlight w:val="yellow"/>
        </w:rPr>
        <w:t xml:space="preserve"> As informed by a senior tax officer, although they are aware of the loan scheme commonly used for holding land in Bali, the discharge of the mortgage (including the loan agreement) would not trigger any tax implications. However, this remains subject to the discretion of the relevant tax officer, should any issue arise. It is therefore advisable to consult with the notary and the relevant tax officer at the time of the transaction. </w:t>
      </w:r>
      <w:r w:rsidR="005206D7" w:rsidRPr="00DF2829">
        <w:rPr>
          <w:rFonts w:asciiTheme="majorBidi" w:hAnsiTheme="majorBidi" w:cstheme="majorBidi"/>
          <w:i/>
          <w:iCs/>
          <w:sz w:val="20"/>
          <w:szCs w:val="20"/>
          <w:highlight w:val="yellow"/>
        </w:rPr>
        <w:t>Further, it is our understanding that a nominee may sometimes request a fee from the Beneficial Owners for their services in holding the land, which is considered a commercial arrangement.</w:t>
      </w:r>
    </w:p>
    <w:p w14:paraId="75A35B3B" w14:textId="77777777" w:rsidR="00E63660" w:rsidRPr="00DF2829" w:rsidRDefault="00E63660" w:rsidP="00DF2829">
      <w:pPr>
        <w:spacing w:after="0"/>
        <w:ind w:left="567"/>
        <w:rPr>
          <w:rFonts w:asciiTheme="majorBidi" w:hAnsiTheme="majorBidi" w:cstheme="majorBidi"/>
          <w:sz w:val="20"/>
          <w:szCs w:val="20"/>
        </w:rPr>
      </w:pPr>
    </w:p>
    <w:p w14:paraId="5E0E946D" w14:textId="74512F77" w:rsidR="00BB6321" w:rsidRPr="00DF2829" w:rsidRDefault="00BB6321" w:rsidP="00BB6321">
      <w:pPr>
        <w:pStyle w:val="ListParagraph"/>
        <w:numPr>
          <w:ilvl w:val="0"/>
          <w:numId w:val="13"/>
        </w:numPr>
        <w:spacing w:after="0"/>
        <w:ind w:left="567" w:hanging="567"/>
        <w:rPr>
          <w:rFonts w:asciiTheme="majorBidi" w:hAnsiTheme="majorBidi" w:cstheme="majorBidi"/>
          <w:sz w:val="20"/>
          <w:szCs w:val="20"/>
          <w:u w:val="single"/>
        </w:rPr>
      </w:pPr>
      <w:r w:rsidRPr="00DF2829">
        <w:rPr>
          <w:rFonts w:asciiTheme="majorBidi" w:hAnsiTheme="majorBidi" w:cstheme="majorBidi"/>
          <w:sz w:val="20"/>
          <w:szCs w:val="20"/>
          <w:u w:val="single"/>
        </w:rPr>
        <w:t>Ketut</w:t>
      </w:r>
    </w:p>
    <w:p w14:paraId="49DE09CA" w14:textId="77777777" w:rsidR="00BB6321" w:rsidRPr="00DF2829" w:rsidRDefault="00BB6321" w:rsidP="00BB6321">
      <w:pPr>
        <w:pStyle w:val="ListParagraph"/>
        <w:spacing w:after="0"/>
        <w:ind w:left="567"/>
        <w:rPr>
          <w:rFonts w:asciiTheme="majorBidi" w:hAnsiTheme="majorBidi" w:cstheme="majorBidi"/>
          <w:sz w:val="20"/>
          <w:szCs w:val="20"/>
          <w:u w:val="single"/>
        </w:rPr>
      </w:pPr>
    </w:p>
    <w:p w14:paraId="04BE30D9" w14:textId="2490128E" w:rsidR="00BB6321" w:rsidRPr="00DF2829" w:rsidRDefault="00BB6321" w:rsidP="005206D7">
      <w:pPr>
        <w:pStyle w:val="ListParagraph"/>
        <w:numPr>
          <w:ilvl w:val="0"/>
          <w:numId w:val="15"/>
        </w:numPr>
        <w:spacing w:after="0"/>
        <w:ind w:left="1134" w:hanging="567"/>
        <w:jc w:val="both"/>
        <w:rPr>
          <w:rFonts w:asciiTheme="majorBidi" w:hAnsiTheme="majorBidi" w:cstheme="majorBidi"/>
          <w:i/>
          <w:iCs/>
          <w:sz w:val="20"/>
          <w:szCs w:val="20"/>
        </w:rPr>
      </w:pPr>
      <w:r w:rsidRPr="00DF2829">
        <w:rPr>
          <w:rFonts w:asciiTheme="majorBidi" w:hAnsiTheme="majorBidi" w:cstheme="majorBidi"/>
          <w:i/>
          <w:iCs/>
          <w:sz w:val="20"/>
          <w:szCs w:val="20"/>
        </w:rPr>
        <w:t>[</w:t>
      </w:r>
      <w:r w:rsidR="005206D7" w:rsidRPr="005206D7">
        <w:rPr>
          <w:rFonts w:asciiTheme="majorBidi" w:hAnsiTheme="majorBidi" w:cstheme="majorBidi"/>
          <w:i/>
          <w:iCs/>
          <w:sz w:val="20"/>
          <w:szCs w:val="20"/>
        </w:rPr>
        <w:t>Sign the conditional sale and purchase agreement, execute the mortgage discharge documents, and provide spousal consent or any other approvals required in connection with the sale of the Property to the potential buyer</w:t>
      </w:r>
      <w:r w:rsidRPr="00DF2829">
        <w:rPr>
          <w:rFonts w:asciiTheme="majorBidi" w:hAnsiTheme="majorBidi" w:cstheme="majorBidi"/>
          <w:i/>
          <w:iCs/>
          <w:sz w:val="20"/>
          <w:szCs w:val="20"/>
        </w:rPr>
        <w:t>.]</w:t>
      </w:r>
    </w:p>
    <w:p w14:paraId="384A46D2" w14:textId="4C2575A5" w:rsidR="00714873" w:rsidRDefault="005206D7" w:rsidP="001C65A7">
      <w:pPr>
        <w:pStyle w:val="ListParagraph"/>
        <w:numPr>
          <w:ilvl w:val="0"/>
          <w:numId w:val="15"/>
        </w:numPr>
        <w:spacing w:after="0"/>
        <w:ind w:left="1134" w:hanging="567"/>
        <w:jc w:val="both"/>
        <w:rPr>
          <w:ins w:id="41" w:author="Dentons HPRP" w:date="2025-11-04T18:00:00Z" w16du:dateUtc="2025-11-04T11:00:00Z"/>
          <w:rFonts w:asciiTheme="majorBidi" w:hAnsiTheme="majorBidi" w:cstheme="majorBidi"/>
          <w:i/>
          <w:iCs/>
          <w:sz w:val="20"/>
          <w:szCs w:val="20"/>
        </w:rPr>
      </w:pPr>
      <w:r>
        <w:rPr>
          <w:rFonts w:asciiTheme="majorBidi" w:hAnsiTheme="majorBidi" w:cstheme="majorBidi"/>
          <w:i/>
          <w:iCs/>
          <w:sz w:val="20"/>
          <w:szCs w:val="20"/>
        </w:rPr>
        <w:t>[</w:t>
      </w:r>
      <w:r w:rsidRPr="00DF2829">
        <w:rPr>
          <w:rFonts w:asciiTheme="majorBidi" w:hAnsiTheme="majorBidi" w:cstheme="majorBidi"/>
          <w:i/>
          <w:iCs/>
          <w:sz w:val="20"/>
          <w:szCs w:val="20"/>
        </w:rPr>
        <w:t xml:space="preserve">Provide the necessary tax system account in connection with the requirements for the </w:t>
      </w:r>
      <w:proofErr w:type="spellStart"/>
      <w:r w:rsidRPr="00DF2829">
        <w:rPr>
          <w:rFonts w:asciiTheme="majorBidi" w:hAnsiTheme="majorBidi" w:cstheme="majorBidi"/>
          <w:i/>
          <w:iCs/>
          <w:sz w:val="20"/>
          <w:szCs w:val="20"/>
        </w:rPr>
        <w:t>PPh</w:t>
      </w:r>
      <w:proofErr w:type="spellEnd"/>
      <w:r w:rsidRPr="00DF2829">
        <w:rPr>
          <w:rFonts w:asciiTheme="majorBidi" w:hAnsiTheme="majorBidi" w:cstheme="majorBidi"/>
          <w:i/>
          <w:iCs/>
          <w:sz w:val="20"/>
          <w:szCs w:val="20"/>
        </w:rPr>
        <w:t xml:space="preserve"> payment and the signing of the sale and purchase agreement related to the </w:t>
      </w:r>
      <w:proofErr w:type="gramStart"/>
      <w:r w:rsidRPr="00DF2829">
        <w:rPr>
          <w:rFonts w:asciiTheme="majorBidi" w:hAnsiTheme="majorBidi" w:cstheme="majorBidi"/>
          <w:i/>
          <w:iCs/>
          <w:sz w:val="20"/>
          <w:szCs w:val="20"/>
        </w:rPr>
        <w:t>Property, and</w:t>
      </w:r>
      <w:proofErr w:type="gramEnd"/>
      <w:r w:rsidRPr="00DF2829">
        <w:rPr>
          <w:rFonts w:asciiTheme="majorBidi" w:hAnsiTheme="majorBidi" w:cstheme="majorBidi"/>
          <w:i/>
          <w:iCs/>
          <w:sz w:val="20"/>
          <w:szCs w:val="20"/>
        </w:rPr>
        <w:t xml:space="preserve"> grant a power of attorney to the Beneficial Owners</w:t>
      </w:r>
      <w:ins w:id="42" w:author="Dentons - TA" w:date="2025-12-06T22:30:00Z" w16du:dateUtc="2025-12-06T15:30:00Z">
        <w:r w:rsidR="001C65A7">
          <w:rPr>
            <w:rFonts w:asciiTheme="majorBidi" w:hAnsiTheme="majorBidi" w:cstheme="majorBidi"/>
            <w:i/>
            <w:iCs/>
            <w:sz w:val="20"/>
            <w:szCs w:val="20"/>
          </w:rPr>
          <w:t xml:space="preserve"> </w:t>
        </w:r>
      </w:ins>
      <w:ins w:id="43" w:author="Dentons - TA" w:date="2025-12-06T22:31:00Z">
        <w:r w:rsidR="001C65A7" w:rsidRPr="001C65A7">
          <w:rPr>
            <w:rFonts w:asciiTheme="majorBidi" w:hAnsiTheme="majorBidi" w:cstheme="majorBidi"/>
            <w:i/>
            <w:iCs/>
            <w:sz w:val="20"/>
            <w:szCs w:val="20"/>
          </w:rPr>
          <w:t>(or any party appointed by the Beneficial Owners)</w:t>
        </w:r>
      </w:ins>
      <w:r w:rsidRPr="00DF2829">
        <w:rPr>
          <w:rFonts w:asciiTheme="majorBidi" w:hAnsiTheme="majorBidi" w:cstheme="majorBidi"/>
          <w:i/>
          <w:iCs/>
          <w:sz w:val="20"/>
          <w:szCs w:val="20"/>
        </w:rPr>
        <w:t xml:space="preserve"> to sign the relevant sale and purchase agreement</w:t>
      </w:r>
      <w:r>
        <w:rPr>
          <w:rFonts w:asciiTheme="majorBidi" w:hAnsiTheme="majorBidi" w:cstheme="majorBidi"/>
          <w:i/>
          <w:iCs/>
          <w:sz w:val="20"/>
          <w:szCs w:val="20"/>
        </w:rPr>
        <w:t>.]</w:t>
      </w:r>
      <w:r w:rsidRPr="00DF2829" w:rsidDel="005206D7">
        <w:rPr>
          <w:rFonts w:asciiTheme="majorBidi" w:hAnsiTheme="majorBidi" w:cstheme="majorBidi"/>
          <w:i/>
          <w:iCs/>
          <w:sz w:val="20"/>
          <w:szCs w:val="20"/>
        </w:rPr>
        <w:t xml:space="preserve"> </w:t>
      </w:r>
    </w:p>
    <w:p w14:paraId="15BA099F" w14:textId="5BFC76D7" w:rsidR="00CB6BA6" w:rsidRPr="00CB6BA6" w:rsidRDefault="00CB6BA6" w:rsidP="001C65A7">
      <w:pPr>
        <w:pStyle w:val="ListParagraph"/>
        <w:numPr>
          <w:ilvl w:val="0"/>
          <w:numId w:val="15"/>
        </w:numPr>
        <w:spacing w:after="0"/>
        <w:ind w:left="1134" w:hanging="567"/>
        <w:jc w:val="both"/>
        <w:rPr>
          <w:rFonts w:asciiTheme="majorBidi" w:hAnsiTheme="majorBidi" w:cstheme="majorBidi"/>
          <w:i/>
          <w:iCs/>
          <w:sz w:val="20"/>
          <w:szCs w:val="20"/>
          <w:rPrChange w:id="44" w:author="Dentons HPRP" w:date="2025-11-04T18:03:00Z" w16du:dateUtc="2025-11-04T11:03:00Z">
            <w:rPr/>
          </w:rPrChange>
        </w:rPr>
      </w:pPr>
      <w:ins w:id="45" w:author="Dentons HPRP" w:date="2025-11-04T18:00:00Z" w16du:dateUtc="2025-11-04T11:00:00Z">
        <w:r>
          <w:rPr>
            <w:rFonts w:asciiTheme="majorBidi" w:hAnsiTheme="majorBidi" w:cstheme="majorBidi"/>
            <w:i/>
            <w:iCs/>
            <w:sz w:val="20"/>
            <w:szCs w:val="20"/>
          </w:rPr>
          <w:t>[</w:t>
        </w:r>
      </w:ins>
      <w:ins w:id="46" w:author="Dentons - TA" w:date="2025-12-06T22:28:00Z">
        <w:r w:rsidR="001C65A7" w:rsidRPr="001C65A7">
          <w:rPr>
            <w:rFonts w:asciiTheme="majorBidi" w:hAnsiTheme="majorBidi" w:cstheme="majorBidi"/>
            <w:i/>
            <w:iCs/>
            <w:sz w:val="20"/>
            <w:szCs w:val="20"/>
          </w:rPr>
          <w:t>Upon execution of the loan termination agreement and the mortgage release deed, Ketut shall be required to deposit the original SHM No. 1173, SHM No. 1198, and any other relevant documents with the land conveyancer appointed by the Beneficial Owners</w:t>
        </w:r>
      </w:ins>
      <w:ins w:id="47" w:author="Dentons HPRP" w:date="2025-11-04T18:03:00Z">
        <w:r w:rsidRPr="00CB6BA6">
          <w:rPr>
            <w:rFonts w:asciiTheme="majorBidi" w:hAnsiTheme="majorBidi" w:cstheme="majorBidi"/>
            <w:i/>
            <w:iCs/>
            <w:sz w:val="20"/>
            <w:szCs w:val="20"/>
          </w:rPr>
          <w:t>.</w:t>
        </w:r>
      </w:ins>
      <w:ins w:id="48" w:author="Dentons HPRP" w:date="2025-11-04T18:02:00Z" w16du:dateUtc="2025-11-04T11:02:00Z">
        <w:r w:rsidRPr="00CB6BA6">
          <w:rPr>
            <w:rFonts w:asciiTheme="majorBidi" w:hAnsiTheme="majorBidi" w:cstheme="majorBidi"/>
            <w:i/>
            <w:iCs/>
            <w:sz w:val="20"/>
            <w:szCs w:val="20"/>
            <w:rPrChange w:id="49" w:author="Dentons HPRP" w:date="2025-11-04T18:03:00Z" w16du:dateUtc="2025-11-04T11:03:00Z">
              <w:rPr>
                <w:rFonts w:asciiTheme="majorBidi" w:hAnsiTheme="majorBidi" w:cstheme="majorBidi"/>
                <w:sz w:val="20"/>
                <w:szCs w:val="20"/>
              </w:rPr>
            </w:rPrChange>
          </w:rPr>
          <w:t>]</w:t>
        </w:r>
      </w:ins>
      <w:ins w:id="50" w:author="Dentons HPRP" w:date="2025-11-04T18:01:00Z" w16du:dateUtc="2025-11-04T11:01:00Z">
        <w:r w:rsidRPr="00CB6BA6">
          <w:rPr>
            <w:rFonts w:asciiTheme="majorBidi" w:hAnsiTheme="majorBidi" w:cstheme="majorBidi"/>
            <w:i/>
            <w:iCs/>
            <w:sz w:val="20"/>
            <w:szCs w:val="20"/>
            <w:rPrChange w:id="51" w:author="Dentons HPRP" w:date="2025-11-04T18:03:00Z" w16du:dateUtc="2025-11-04T11:03:00Z">
              <w:rPr/>
            </w:rPrChange>
          </w:rPr>
          <w:t xml:space="preserve"> </w:t>
        </w:r>
      </w:ins>
      <w:ins w:id="52" w:author="Dentons - TA" w:date="2025-12-06T22:31:00Z" w16du:dateUtc="2025-12-06T15:31:00Z">
        <w:r w:rsidR="001C65A7">
          <w:rPr>
            <w:rFonts w:asciiTheme="majorBidi" w:hAnsiTheme="majorBidi" w:cstheme="majorBidi"/>
            <w:i/>
            <w:iCs/>
            <w:sz w:val="20"/>
            <w:szCs w:val="20"/>
          </w:rPr>
          <w:t xml:space="preserve"> </w:t>
        </w:r>
      </w:ins>
    </w:p>
    <w:p w14:paraId="0292DFD4" w14:textId="77777777" w:rsidR="00BB6321" w:rsidRPr="00DF2829" w:rsidRDefault="00BB6321" w:rsidP="00BB6321">
      <w:pPr>
        <w:pStyle w:val="ListParagraph"/>
        <w:spacing w:after="0"/>
        <w:ind w:left="1134"/>
        <w:jc w:val="both"/>
        <w:rPr>
          <w:rFonts w:asciiTheme="majorBidi" w:hAnsiTheme="majorBidi" w:cstheme="majorBidi"/>
          <w:sz w:val="20"/>
          <w:szCs w:val="20"/>
        </w:rPr>
      </w:pPr>
    </w:p>
    <w:p w14:paraId="5A9C9BE2" w14:textId="0AD8851C" w:rsidR="00BB6321" w:rsidRPr="00DF2829" w:rsidRDefault="00BB6321" w:rsidP="00BB6321">
      <w:pPr>
        <w:pStyle w:val="ListParagraph"/>
        <w:numPr>
          <w:ilvl w:val="0"/>
          <w:numId w:val="13"/>
        </w:numPr>
        <w:spacing w:after="0"/>
        <w:ind w:left="567" w:hanging="567"/>
        <w:rPr>
          <w:rFonts w:asciiTheme="majorBidi" w:hAnsiTheme="majorBidi" w:cstheme="majorBidi"/>
          <w:sz w:val="20"/>
          <w:szCs w:val="20"/>
          <w:u w:val="single"/>
        </w:rPr>
      </w:pPr>
      <w:del w:id="53" w:author="Dentons - TA" w:date="2025-12-06T22:30:00Z" w16du:dateUtc="2025-12-06T15:30:00Z">
        <w:r w:rsidRPr="00DF2829" w:rsidDel="001C65A7">
          <w:rPr>
            <w:rFonts w:asciiTheme="majorBidi" w:hAnsiTheme="majorBidi" w:cstheme="majorBidi"/>
            <w:sz w:val="20"/>
            <w:szCs w:val="20"/>
            <w:u w:val="single"/>
          </w:rPr>
          <w:delText xml:space="preserve">Lukas </w:delText>
        </w:r>
      </w:del>
      <w:proofErr w:type="spellStart"/>
      <w:ins w:id="54" w:author="Dentons - TA" w:date="2025-12-06T22:30:00Z" w16du:dateUtc="2025-12-06T15:30:00Z">
        <w:r w:rsidR="001C65A7">
          <w:rPr>
            <w:rFonts w:asciiTheme="majorBidi" w:hAnsiTheme="majorBidi" w:cstheme="majorBidi"/>
            <w:sz w:val="20"/>
            <w:szCs w:val="20"/>
            <w:u w:val="single"/>
          </w:rPr>
          <w:t>Jirachai</w:t>
        </w:r>
      </w:ins>
      <w:proofErr w:type="spellEnd"/>
    </w:p>
    <w:p w14:paraId="364A2EE8" w14:textId="77777777" w:rsidR="00BB6321" w:rsidRPr="00DF2829" w:rsidRDefault="00BB6321" w:rsidP="00BB6321">
      <w:pPr>
        <w:pStyle w:val="ListParagraph"/>
        <w:spacing w:after="0"/>
        <w:ind w:left="567"/>
        <w:rPr>
          <w:rFonts w:asciiTheme="majorBidi" w:hAnsiTheme="majorBidi" w:cstheme="majorBidi"/>
          <w:sz w:val="20"/>
          <w:szCs w:val="20"/>
          <w:u w:val="single"/>
        </w:rPr>
      </w:pPr>
    </w:p>
    <w:p w14:paraId="68759295" w14:textId="77777777" w:rsidR="00FE774C" w:rsidRDefault="00FE774C">
      <w:pPr>
        <w:pStyle w:val="ListParagraph"/>
        <w:numPr>
          <w:ilvl w:val="0"/>
          <w:numId w:val="32"/>
        </w:numPr>
        <w:spacing w:after="0"/>
        <w:ind w:left="1134" w:hanging="567"/>
        <w:jc w:val="both"/>
        <w:rPr>
          <w:ins w:id="55" w:author="Dentons HPRP" w:date="2025-11-04T17:59:00Z" w16du:dateUtc="2025-11-04T10:59:00Z"/>
          <w:rFonts w:asciiTheme="majorBidi" w:hAnsiTheme="majorBidi" w:cstheme="majorBidi"/>
          <w:i/>
          <w:iCs/>
          <w:sz w:val="20"/>
          <w:szCs w:val="20"/>
        </w:rPr>
        <w:pPrChange w:id="56" w:author="Dentons HPRP" w:date="2025-11-04T18:00:00Z" w16du:dateUtc="2025-11-04T11:00:00Z">
          <w:pPr>
            <w:pStyle w:val="ListParagraph"/>
          </w:pPr>
        </w:pPrChange>
      </w:pPr>
      <w:ins w:id="57" w:author="Dentons HPRP" w:date="2025-11-04T17:59:00Z" w16du:dateUtc="2025-11-04T10:59:00Z">
        <w:r w:rsidRPr="00DF2829">
          <w:rPr>
            <w:rFonts w:asciiTheme="majorBidi" w:hAnsiTheme="majorBidi" w:cstheme="majorBidi"/>
            <w:i/>
            <w:iCs/>
            <w:sz w:val="20"/>
            <w:szCs w:val="20"/>
          </w:rPr>
          <w:lastRenderedPageBreak/>
          <w:t xml:space="preserve">[Bear </w:t>
        </w:r>
        <w:r>
          <w:rPr>
            <w:rFonts w:asciiTheme="majorBidi" w:hAnsiTheme="majorBidi" w:cstheme="majorBidi"/>
            <w:i/>
            <w:iCs/>
            <w:sz w:val="20"/>
            <w:szCs w:val="20"/>
          </w:rPr>
          <w:t>50% (fifty percent) of</w:t>
        </w:r>
        <w:r w:rsidRPr="00DF2829">
          <w:rPr>
            <w:rFonts w:asciiTheme="majorBidi" w:hAnsiTheme="majorBidi" w:cstheme="majorBidi"/>
            <w:i/>
            <w:iCs/>
            <w:sz w:val="20"/>
            <w:szCs w:val="20"/>
          </w:rPr>
          <w:t xml:space="preserve"> taxes arising in connection with the sale of the Property, including but not limited to any outstanding Land and Building Tax (Pajak Bumi dan </w:t>
        </w:r>
        <w:proofErr w:type="spellStart"/>
        <w:r w:rsidRPr="00DF2829">
          <w:rPr>
            <w:rFonts w:asciiTheme="majorBidi" w:hAnsiTheme="majorBidi" w:cstheme="majorBidi"/>
            <w:i/>
            <w:iCs/>
            <w:sz w:val="20"/>
            <w:szCs w:val="20"/>
          </w:rPr>
          <w:t>Bangunan</w:t>
        </w:r>
        <w:proofErr w:type="spellEnd"/>
        <w:r w:rsidRPr="00DF2829">
          <w:rPr>
            <w:rFonts w:asciiTheme="majorBidi" w:hAnsiTheme="majorBidi" w:cstheme="majorBidi"/>
            <w:i/>
            <w:iCs/>
            <w:sz w:val="20"/>
            <w:szCs w:val="20"/>
          </w:rPr>
          <w:t xml:space="preserve"> – PBB</w:t>
        </w:r>
        <w:r>
          <w:rPr>
            <w:rFonts w:asciiTheme="majorBidi" w:hAnsiTheme="majorBidi" w:cstheme="majorBidi"/>
            <w:i/>
            <w:iCs/>
            <w:sz w:val="20"/>
            <w:szCs w:val="20"/>
          </w:rPr>
          <w:t>) and any other tax as required by the Applicable Laws</w:t>
        </w:r>
        <w:r w:rsidRPr="00E63660">
          <w:rPr>
            <w:rFonts w:asciiTheme="majorBidi" w:hAnsiTheme="majorBidi" w:cstheme="majorBidi"/>
            <w:i/>
            <w:iCs/>
            <w:sz w:val="20"/>
            <w:szCs w:val="20"/>
          </w:rPr>
          <w:t>]</w:t>
        </w:r>
        <w:r w:rsidRPr="00DF2829">
          <w:rPr>
            <w:rFonts w:asciiTheme="majorBidi" w:hAnsiTheme="majorBidi" w:cstheme="majorBidi"/>
            <w:i/>
            <w:iCs/>
            <w:sz w:val="20"/>
            <w:szCs w:val="20"/>
          </w:rPr>
          <w:t xml:space="preserve"> </w:t>
        </w:r>
      </w:ins>
    </w:p>
    <w:p w14:paraId="41F20759" w14:textId="20FEC26D" w:rsidR="00BB6321" w:rsidRPr="00FE774C" w:rsidDel="00FE774C" w:rsidRDefault="00FE774C">
      <w:pPr>
        <w:pStyle w:val="ListParagraph"/>
        <w:numPr>
          <w:ilvl w:val="0"/>
          <w:numId w:val="32"/>
        </w:numPr>
        <w:spacing w:after="0"/>
        <w:ind w:left="1134" w:hanging="567"/>
        <w:jc w:val="both"/>
        <w:rPr>
          <w:del w:id="58" w:author="Dentons HPRP" w:date="2025-11-04T17:59:00Z" w16du:dateUtc="2025-11-04T10:59:00Z"/>
          <w:rFonts w:asciiTheme="majorBidi" w:hAnsiTheme="majorBidi" w:cstheme="majorBidi"/>
          <w:i/>
          <w:iCs/>
          <w:sz w:val="20"/>
          <w:szCs w:val="20"/>
          <w:rPrChange w:id="59" w:author="Dentons HPRP" w:date="2025-11-04T17:59:00Z" w16du:dateUtc="2025-11-04T10:59:00Z">
            <w:rPr>
              <w:del w:id="60" w:author="Dentons HPRP" w:date="2025-11-04T17:59:00Z" w16du:dateUtc="2025-11-04T10:59:00Z"/>
              <w:highlight w:val="yellow"/>
              <w:u w:val="single"/>
            </w:rPr>
          </w:rPrChange>
        </w:rPr>
        <w:pPrChange w:id="61" w:author="Dentons HPRP" w:date="2025-11-04T18:00:00Z" w16du:dateUtc="2025-11-04T11:00:00Z">
          <w:pPr>
            <w:pStyle w:val="ListParagraph"/>
            <w:numPr>
              <w:numId w:val="16"/>
            </w:numPr>
            <w:spacing w:after="0"/>
            <w:ind w:left="927" w:hanging="360"/>
          </w:pPr>
        </w:pPrChange>
      </w:pPr>
      <w:ins w:id="62" w:author="Dentons HPRP" w:date="2025-11-04T17:59:00Z" w16du:dateUtc="2025-11-04T10:59:00Z">
        <w:r w:rsidRPr="00FE774C">
          <w:rPr>
            <w:rFonts w:asciiTheme="majorBidi" w:hAnsiTheme="majorBidi" w:cstheme="majorBidi"/>
            <w:i/>
            <w:iCs/>
            <w:sz w:val="20"/>
            <w:szCs w:val="20"/>
            <w:rPrChange w:id="63" w:author="Dentons HPRP" w:date="2025-11-04T17:59:00Z" w16du:dateUtc="2025-11-04T10:59:00Z">
              <w:rPr/>
            </w:rPrChange>
          </w:rPr>
          <w:t>[Bear the 50% (fifty percent) of income tax (</w:t>
        </w:r>
        <w:proofErr w:type="spellStart"/>
        <w:r w:rsidRPr="00FE774C">
          <w:rPr>
            <w:rFonts w:asciiTheme="majorBidi" w:hAnsiTheme="majorBidi" w:cstheme="majorBidi"/>
            <w:i/>
            <w:iCs/>
            <w:sz w:val="20"/>
            <w:szCs w:val="20"/>
            <w:rPrChange w:id="64" w:author="Dentons HPRP" w:date="2025-11-04T17:59:00Z" w16du:dateUtc="2025-11-04T10:59:00Z">
              <w:rPr/>
            </w:rPrChange>
          </w:rPr>
          <w:t>PPh</w:t>
        </w:r>
        <w:proofErr w:type="spellEnd"/>
        <w:r w:rsidRPr="00FE774C">
          <w:rPr>
            <w:rFonts w:asciiTheme="majorBidi" w:hAnsiTheme="majorBidi" w:cstheme="majorBidi"/>
            <w:i/>
            <w:iCs/>
            <w:sz w:val="20"/>
            <w:szCs w:val="20"/>
            <w:rPrChange w:id="65" w:author="Dentons HPRP" w:date="2025-11-04T17:59:00Z" w16du:dateUtc="2025-11-04T10:59:00Z">
              <w:rPr/>
            </w:rPrChange>
          </w:rPr>
          <w:t>) of 2.5% arising from the sale of the Property, calculated based on the selling price of the Property and any other tax as required by the Applicable Laws.]</w:t>
        </w:r>
      </w:ins>
      <w:del w:id="66" w:author="Dentons HPRP" w:date="2025-11-04T17:59:00Z" w16du:dateUtc="2025-11-04T10:59:00Z">
        <w:r w:rsidR="00BB6321" w:rsidRPr="00FE774C" w:rsidDel="00FE774C">
          <w:rPr>
            <w:rFonts w:asciiTheme="majorBidi" w:hAnsiTheme="majorBidi" w:cstheme="majorBidi"/>
            <w:i/>
            <w:iCs/>
            <w:sz w:val="20"/>
            <w:szCs w:val="20"/>
            <w:rPrChange w:id="67" w:author="Dentons HPRP" w:date="2025-11-04T18:00:00Z" w16du:dateUtc="2025-11-04T11:00:00Z">
              <w:rPr>
                <w:highlight w:val="yellow"/>
              </w:rPr>
            </w:rPrChange>
          </w:rPr>
          <w:delText>[**]</w:delText>
        </w:r>
      </w:del>
    </w:p>
    <w:p w14:paraId="59F6AD75" w14:textId="77777777" w:rsidR="005206D7" w:rsidRPr="00FE774C" w:rsidRDefault="005206D7">
      <w:pPr>
        <w:pStyle w:val="ListParagraph"/>
        <w:numPr>
          <w:ilvl w:val="0"/>
          <w:numId w:val="32"/>
        </w:numPr>
        <w:spacing w:after="0"/>
        <w:ind w:left="1134" w:hanging="567"/>
        <w:jc w:val="both"/>
        <w:rPr>
          <w:rFonts w:asciiTheme="majorBidi" w:hAnsiTheme="majorBidi" w:cstheme="majorBidi"/>
          <w:i/>
          <w:iCs/>
          <w:sz w:val="20"/>
          <w:szCs w:val="20"/>
          <w:rPrChange w:id="68" w:author="Dentons HPRP" w:date="2025-11-04T18:00:00Z" w16du:dateUtc="2025-11-04T11:00:00Z">
            <w:rPr>
              <w:highlight w:val="yellow"/>
              <w:u w:val="single"/>
            </w:rPr>
          </w:rPrChange>
        </w:rPr>
        <w:pPrChange w:id="69" w:author="Dentons HPRP" w:date="2025-11-04T18:00:00Z" w16du:dateUtc="2025-11-04T11:00:00Z">
          <w:pPr>
            <w:spacing w:after="0"/>
            <w:ind w:left="567"/>
          </w:pPr>
        </w:pPrChange>
      </w:pPr>
    </w:p>
    <w:p w14:paraId="3789170B" w14:textId="77777777" w:rsidR="001C65A7" w:rsidRDefault="001C65A7" w:rsidP="00DF2829">
      <w:pPr>
        <w:spacing w:after="0"/>
        <w:ind w:left="567"/>
        <w:jc w:val="both"/>
        <w:rPr>
          <w:ins w:id="70" w:author="Dentons - TA" w:date="2025-12-06T22:28:00Z" w16du:dateUtc="2025-12-06T15:28:00Z"/>
          <w:rFonts w:asciiTheme="majorBidi" w:hAnsiTheme="majorBidi" w:cstheme="majorBidi"/>
          <w:b/>
          <w:bCs/>
          <w:i/>
          <w:iCs/>
          <w:sz w:val="20"/>
          <w:szCs w:val="20"/>
          <w:highlight w:val="yellow"/>
          <w:u w:val="single"/>
        </w:rPr>
      </w:pPr>
    </w:p>
    <w:p w14:paraId="7B2CDAA4" w14:textId="25CF6F42" w:rsidR="005206D7" w:rsidRPr="00DF2829" w:rsidDel="001C65A7" w:rsidRDefault="005206D7" w:rsidP="00DF2829">
      <w:pPr>
        <w:spacing w:after="0"/>
        <w:ind w:left="567"/>
        <w:jc w:val="both"/>
        <w:rPr>
          <w:del w:id="71" w:author="Dentons - TA" w:date="2025-12-06T22:28:00Z" w16du:dateUtc="2025-12-06T15:28:00Z"/>
          <w:rFonts w:asciiTheme="majorBidi" w:hAnsiTheme="majorBidi" w:cstheme="majorBidi"/>
          <w:i/>
          <w:iCs/>
          <w:sz w:val="20"/>
          <w:szCs w:val="20"/>
          <w:highlight w:val="yellow"/>
          <w:u w:val="single"/>
        </w:rPr>
      </w:pPr>
      <w:del w:id="72" w:author="Dentons - TA" w:date="2025-12-06T22:28:00Z" w16du:dateUtc="2025-12-06T15:28:00Z">
        <w:r w:rsidRPr="005206D7" w:rsidDel="001C65A7">
          <w:rPr>
            <w:rFonts w:asciiTheme="majorBidi" w:hAnsiTheme="majorBidi" w:cstheme="majorBidi"/>
            <w:b/>
            <w:bCs/>
            <w:i/>
            <w:iCs/>
            <w:sz w:val="20"/>
            <w:szCs w:val="20"/>
            <w:highlight w:val="yellow"/>
            <w:u w:val="single"/>
          </w:rPr>
          <w:delText>Dentons Note:</w:delText>
        </w:r>
        <w:r w:rsidRPr="005206D7" w:rsidDel="001C65A7">
          <w:rPr>
            <w:rFonts w:asciiTheme="majorBidi" w:hAnsiTheme="majorBidi" w:cstheme="majorBidi"/>
            <w:i/>
            <w:iCs/>
            <w:sz w:val="20"/>
            <w:szCs w:val="20"/>
            <w:highlight w:val="yellow"/>
            <w:u w:val="single"/>
          </w:rPr>
          <w:delText xml:space="preserve"> </w:delText>
        </w:r>
        <w:r w:rsidDel="001C65A7">
          <w:rPr>
            <w:rFonts w:asciiTheme="majorBidi" w:hAnsiTheme="majorBidi" w:cstheme="majorBidi"/>
            <w:i/>
            <w:iCs/>
            <w:sz w:val="20"/>
            <w:szCs w:val="20"/>
            <w:highlight w:val="yellow"/>
            <w:u w:val="single"/>
          </w:rPr>
          <w:delText>TBD</w:delText>
        </w:r>
        <w:r w:rsidRPr="005206D7" w:rsidDel="001C65A7">
          <w:rPr>
            <w:rFonts w:asciiTheme="majorBidi" w:hAnsiTheme="majorBidi" w:cstheme="majorBidi"/>
            <w:i/>
            <w:iCs/>
            <w:sz w:val="20"/>
            <w:szCs w:val="20"/>
            <w:highlight w:val="yellow"/>
            <w:u w:val="single"/>
          </w:rPr>
          <w:delText>. However, we suggest that the main responsibility should be to oversee the transaction</w:delText>
        </w:r>
        <w:r w:rsidDel="001C65A7">
          <w:rPr>
            <w:rFonts w:asciiTheme="majorBidi" w:hAnsiTheme="majorBidi" w:cstheme="majorBidi"/>
            <w:i/>
            <w:iCs/>
            <w:sz w:val="20"/>
            <w:szCs w:val="20"/>
            <w:highlight w:val="yellow"/>
            <w:u w:val="single"/>
          </w:rPr>
          <w:delText>.</w:delText>
        </w:r>
      </w:del>
    </w:p>
    <w:p w14:paraId="0CF5A9AF" w14:textId="7AF3515B" w:rsidR="00BB6321" w:rsidRPr="00DF2829" w:rsidDel="001C65A7" w:rsidRDefault="00BB6321" w:rsidP="001C65A7">
      <w:pPr>
        <w:spacing w:after="0"/>
        <w:ind w:left="567"/>
        <w:jc w:val="both"/>
        <w:rPr>
          <w:del w:id="73" w:author="Dentons - TA" w:date="2025-12-06T22:28:00Z" w16du:dateUtc="2025-12-06T15:28:00Z"/>
          <w:rFonts w:asciiTheme="majorBidi" w:hAnsiTheme="majorBidi" w:cstheme="majorBidi"/>
          <w:sz w:val="20"/>
          <w:szCs w:val="20"/>
          <w:highlight w:val="yellow"/>
          <w:u w:val="single"/>
        </w:rPr>
      </w:pPr>
    </w:p>
    <w:p w14:paraId="200F62FD" w14:textId="4D46FED0" w:rsidR="000D2778" w:rsidRPr="00DF2829" w:rsidRDefault="000D2778" w:rsidP="000D2778">
      <w:pPr>
        <w:pStyle w:val="Heading1"/>
        <w:spacing w:before="0" w:after="0" w:line="240" w:lineRule="auto"/>
        <w:jc w:val="center"/>
        <w:rPr>
          <w:rFonts w:asciiTheme="majorBidi" w:hAnsiTheme="majorBidi"/>
          <w:b/>
          <w:bCs/>
          <w:color w:val="auto"/>
          <w:sz w:val="20"/>
          <w:szCs w:val="20"/>
        </w:rPr>
      </w:pPr>
      <w:r w:rsidRPr="00DF2829">
        <w:rPr>
          <w:rFonts w:asciiTheme="majorBidi" w:hAnsiTheme="majorBidi"/>
          <w:b/>
          <w:bCs/>
          <w:color w:val="auto"/>
          <w:sz w:val="20"/>
          <w:szCs w:val="20"/>
        </w:rPr>
        <w:t>ARTICLE 5</w:t>
      </w:r>
    </w:p>
    <w:p w14:paraId="3F2D81D5" w14:textId="09C2E7AE" w:rsidR="00BB6321" w:rsidRPr="00DF2829" w:rsidRDefault="000D2778" w:rsidP="000D2778">
      <w:pPr>
        <w:spacing w:after="0"/>
        <w:jc w:val="center"/>
        <w:rPr>
          <w:rFonts w:asciiTheme="majorBidi" w:hAnsiTheme="majorBidi" w:cstheme="majorBidi"/>
          <w:b/>
          <w:bCs/>
          <w:sz w:val="20"/>
          <w:szCs w:val="20"/>
        </w:rPr>
      </w:pPr>
      <w:r w:rsidRPr="00DF2829">
        <w:rPr>
          <w:rFonts w:asciiTheme="majorBidi" w:hAnsiTheme="majorBidi" w:cstheme="majorBidi"/>
          <w:b/>
          <w:bCs/>
          <w:sz w:val="20"/>
          <w:szCs w:val="20"/>
        </w:rPr>
        <w:t xml:space="preserve">COST AND TAX </w:t>
      </w:r>
    </w:p>
    <w:p w14:paraId="21A9594F" w14:textId="77777777" w:rsidR="000D2778" w:rsidRPr="00DF2829" w:rsidRDefault="000D2778" w:rsidP="000D2778">
      <w:pPr>
        <w:spacing w:after="0"/>
        <w:rPr>
          <w:rFonts w:asciiTheme="majorBidi" w:hAnsiTheme="majorBidi" w:cstheme="majorBidi"/>
          <w:b/>
          <w:bCs/>
          <w:sz w:val="20"/>
          <w:szCs w:val="20"/>
        </w:rPr>
      </w:pPr>
    </w:p>
    <w:p w14:paraId="76810C59" w14:textId="3E51E625" w:rsidR="000D2778" w:rsidRPr="00DF2829" w:rsidRDefault="00C87B52" w:rsidP="00C87B52">
      <w:pPr>
        <w:pStyle w:val="ListParagraph"/>
        <w:numPr>
          <w:ilvl w:val="0"/>
          <w:numId w:val="17"/>
        </w:numPr>
        <w:spacing w:after="0"/>
        <w:ind w:left="567" w:hanging="567"/>
        <w:jc w:val="both"/>
        <w:rPr>
          <w:rFonts w:asciiTheme="majorBidi" w:hAnsiTheme="majorBidi" w:cstheme="majorBidi"/>
          <w:sz w:val="20"/>
          <w:szCs w:val="20"/>
          <w:u w:val="single"/>
        </w:rPr>
      </w:pPr>
      <w:r w:rsidRPr="00C87B52">
        <w:rPr>
          <w:rFonts w:asciiTheme="majorBidi" w:hAnsiTheme="majorBidi" w:cstheme="majorBidi"/>
          <w:sz w:val="20"/>
          <w:szCs w:val="20"/>
        </w:rPr>
        <w:t>Each Party shall bear its own costs and disbursements incurred in connection with the negotiations leading up to, and the preparation, execution, performance, and implementation of this Agreement, as well as the conditional sale and purchase agreement of the Property</w:t>
      </w:r>
      <w:r w:rsidR="00C80F0A" w:rsidRPr="00DF2829">
        <w:rPr>
          <w:rFonts w:asciiTheme="majorBidi" w:hAnsiTheme="majorBidi" w:cstheme="majorBidi"/>
          <w:sz w:val="20"/>
          <w:szCs w:val="20"/>
        </w:rPr>
        <w:t>.</w:t>
      </w:r>
      <w:r>
        <w:rPr>
          <w:rFonts w:asciiTheme="majorBidi" w:hAnsiTheme="majorBidi" w:cstheme="majorBidi"/>
          <w:sz w:val="20"/>
          <w:szCs w:val="20"/>
        </w:rPr>
        <w:t xml:space="preserve"> </w:t>
      </w:r>
    </w:p>
    <w:p w14:paraId="7909D4FE" w14:textId="77777777" w:rsidR="00C80F0A" w:rsidRPr="00DF2829" w:rsidRDefault="00C80F0A" w:rsidP="00C80F0A">
      <w:pPr>
        <w:pStyle w:val="ListParagraph"/>
        <w:spacing w:after="0"/>
        <w:ind w:left="567"/>
        <w:jc w:val="both"/>
        <w:rPr>
          <w:rFonts w:asciiTheme="majorBidi" w:hAnsiTheme="majorBidi" w:cstheme="majorBidi"/>
          <w:sz w:val="20"/>
          <w:szCs w:val="20"/>
          <w:u w:val="single"/>
        </w:rPr>
      </w:pPr>
    </w:p>
    <w:p w14:paraId="5C9D9DD1" w14:textId="073DDED6" w:rsidR="00C80F0A" w:rsidRPr="00DF2829" w:rsidRDefault="00C87B52" w:rsidP="00C87B52">
      <w:pPr>
        <w:pStyle w:val="ListParagraph"/>
        <w:numPr>
          <w:ilvl w:val="0"/>
          <w:numId w:val="17"/>
        </w:numPr>
        <w:spacing w:after="0"/>
        <w:ind w:left="567" w:hanging="567"/>
        <w:jc w:val="both"/>
        <w:rPr>
          <w:rFonts w:asciiTheme="majorBidi" w:hAnsiTheme="majorBidi" w:cstheme="majorBidi"/>
          <w:sz w:val="20"/>
          <w:szCs w:val="20"/>
        </w:rPr>
      </w:pPr>
      <w:r w:rsidRPr="00C87B52">
        <w:rPr>
          <w:rFonts w:asciiTheme="majorBidi" w:hAnsiTheme="majorBidi" w:cstheme="majorBidi"/>
          <w:sz w:val="20"/>
          <w:szCs w:val="20"/>
        </w:rPr>
        <w:t xml:space="preserve">Each Party shall be responsible for and pay its own taxes to the relevant tax authority, as imposed in accordance with the </w:t>
      </w:r>
      <w:r w:rsidR="00715C79">
        <w:rPr>
          <w:rFonts w:asciiTheme="majorBidi" w:hAnsiTheme="majorBidi" w:cstheme="majorBidi"/>
          <w:sz w:val="20"/>
          <w:szCs w:val="20"/>
        </w:rPr>
        <w:t>Applicable Laws</w:t>
      </w:r>
      <w:r w:rsidRPr="00C87B52">
        <w:rPr>
          <w:rFonts w:asciiTheme="majorBidi" w:hAnsiTheme="majorBidi" w:cstheme="majorBidi"/>
          <w:sz w:val="20"/>
          <w:szCs w:val="20"/>
        </w:rPr>
        <w:t xml:space="preserve"> related to the proposed sale of the Property contemplated under this Agreement, unless otherwise agreed in writing by the Parties</w:t>
      </w:r>
      <w:r w:rsidR="002844DC" w:rsidRPr="00DF2829">
        <w:rPr>
          <w:rFonts w:asciiTheme="majorBidi" w:hAnsiTheme="majorBidi" w:cstheme="majorBidi"/>
          <w:sz w:val="20"/>
          <w:szCs w:val="20"/>
          <w:lang w:val="en-GB"/>
        </w:rPr>
        <w:t>.</w:t>
      </w:r>
    </w:p>
    <w:p w14:paraId="79040E1F" w14:textId="77777777" w:rsidR="002716F4" w:rsidRPr="00DF2829" w:rsidRDefault="002716F4" w:rsidP="002716F4">
      <w:pPr>
        <w:pStyle w:val="ListParagraph"/>
        <w:rPr>
          <w:rFonts w:asciiTheme="majorBidi" w:hAnsiTheme="majorBidi" w:cstheme="majorBidi"/>
          <w:sz w:val="20"/>
          <w:szCs w:val="20"/>
        </w:rPr>
      </w:pPr>
    </w:p>
    <w:p w14:paraId="1C1BFEA0" w14:textId="6F468105" w:rsidR="002716F4" w:rsidRPr="00DF2829" w:rsidRDefault="00C87B52" w:rsidP="00C87B52">
      <w:pPr>
        <w:pStyle w:val="ListParagraph"/>
        <w:numPr>
          <w:ilvl w:val="0"/>
          <w:numId w:val="17"/>
        </w:numPr>
        <w:spacing w:after="0"/>
        <w:ind w:left="567" w:hanging="567"/>
        <w:jc w:val="both"/>
        <w:rPr>
          <w:rFonts w:asciiTheme="majorBidi" w:hAnsiTheme="majorBidi" w:cstheme="majorBidi"/>
          <w:sz w:val="20"/>
          <w:szCs w:val="20"/>
        </w:rPr>
      </w:pPr>
      <w:r w:rsidRPr="00C87B52">
        <w:rPr>
          <w:rFonts w:asciiTheme="majorBidi" w:hAnsiTheme="majorBidi" w:cstheme="majorBidi"/>
          <w:sz w:val="20"/>
          <w:szCs w:val="20"/>
        </w:rPr>
        <w:t>The costs and notarial fees related to the sale and purchase of the Property are proposed to be borne by the potential buyer</w:t>
      </w:r>
      <w:r w:rsidR="002716F4" w:rsidRPr="00DF2829">
        <w:rPr>
          <w:rFonts w:asciiTheme="majorBidi" w:hAnsiTheme="majorBidi" w:cstheme="majorBidi"/>
          <w:sz w:val="20"/>
          <w:szCs w:val="20"/>
        </w:rPr>
        <w:t>.</w:t>
      </w:r>
      <w:r>
        <w:rPr>
          <w:rFonts w:asciiTheme="majorBidi" w:hAnsiTheme="majorBidi" w:cstheme="majorBidi"/>
          <w:sz w:val="20"/>
          <w:szCs w:val="20"/>
        </w:rPr>
        <w:t xml:space="preserve"> </w:t>
      </w:r>
    </w:p>
    <w:p w14:paraId="23AE4B8A" w14:textId="77777777" w:rsidR="002844DC" w:rsidRPr="00DF2829" w:rsidRDefault="002844DC" w:rsidP="002844DC">
      <w:pPr>
        <w:spacing w:after="0"/>
        <w:jc w:val="both"/>
        <w:rPr>
          <w:rFonts w:asciiTheme="majorBidi" w:hAnsiTheme="majorBidi" w:cstheme="majorBidi"/>
          <w:sz w:val="20"/>
          <w:szCs w:val="20"/>
        </w:rPr>
      </w:pPr>
    </w:p>
    <w:p w14:paraId="0BECFC48" w14:textId="77777777" w:rsidR="00BB6321" w:rsidRPr="00DF2829" w:rsidRDefault="00BB6321" w:rsidP="00BB6321">
      <w:pPr>
        <w:spacing w:after="0"/>
        <w:jc w:val="center"/>
        <w:rPr>
          <w:rFonts w:asciiTheme="majorBidi" w:hAnsiTheme="majorBidi" w:cstheme="majorBidi"/>
          <w:b/>
          <w:bCs/>
          <w:sz w:val="20"/>
          <w:szCs w:val="20"/>
        </w:rPr>
      </w:pPr>
    </w:p>
    <w:p w14:paraId="3EAA415B" w14:textId="7158ECF5" w:rsidR="00EA10C3" w:rsidRPr="00DF2829" w:rsidRDefault="00EA10C3" w:rsidP="00EA10C3">
      <w:pPr>
        <w:pStyle w:val="Heading1"/>
        <w:spacing w:before="0" w:after="0" w:line="240" w:lineRule="auto"/>
        <w:jc w:val="center"/>
        <w:rPr>
          <w:rFonts w:asciiTheme="majorBidi" w:hAnsiTheme="majorBidi"/>
          <w:b/>
          <w:bCs/>
          <w:color w:val="auto"/>
          <w:sz w:val="20"/>
          <w:szCs w:val="20"/>
        </w:rPr>
      </w:pPr>
      <w:r w:rsidRPr="00DF2829">
        <w:rPr>
          <w:rFonts w:asciiTheme="majorBidi" w:hAnsiTheme="majorBidi"/>
          <w:b/>
          <w:bCs/>
          <w:color w:val="auto"/>
          <w:sz w:val="20"/>
          <w:szCs w:val="20"/>
        </w:rPr>
        <w:t>ARTICLE 6</w:t>
      </w:r>
    </w:p>
    <w:p w14:paraId="4F1C331B" w14:textId="01590D51" w:rsidR="003A6D31" w:rsidRPr="00DF2829" w:rsidRDefault="002716F4" w:rsidP="00EA10C3">
      <w:pPr>
        <w:spacing w:after="0"/>
        <w:jc w:val="center"/>
        <w:rPr>
          <w:rFonts w:asciiTheme="majorBidi" w:hAnsiTheme="majorBidi" w:cstheme="majorBidi"/>
          <w:b/>
          <w:bCs/>
          <w:sz w:val="20"/>
          <w:szCs w:val="20"/>
        </w:rPr>
      </w:pPr>
      <w:r w:rsidRPr="00DF2829">
        <w:rPr>
          <w:rFonts w:asciiTheme="majorBidi" w:hAnsiTheme="majorBidi" w:cstheme="majorBidi"/>
          <w:b/>
          <w:bCs/>
          <w:sz w:val="20"/>
          <w:szCs w:val="20"/>
        </w:rPr>
        <w:t xml:space="preserve">TERM AND TERMINATION </w:t>
      </w:r>
    </w:p>
    <w:p w14:paraId="1669E948" w14:textId="77777777" w:rsidR="00EA10C3" w:rsidRPr="00DF2829" w:rsidRDefault="00EA10C3" w:rsidP="00EA10C3">
      <w:pPr>
        <w:spacing w:after="0"/>
        <w:rPr>
          <w:rFonts w:asciiTheme="majorBidi" w:hAnsiTheme="majorBidi" w:cstheme="majorBidi"/>
          <w:b/>
          <w:bCs/>
          <w:sz w:val="20"/>
          <w:szCs w:val="20"/>
        </w:rPr>
      </w:pPr>
    </w:p>
    <w:p w14:paraId="3E3E4483" w14:textId="102B9D62" w:rsidR="002716F4" w:rsidRPr="00DF2829" w:rsidRDefault="00C87B52" w:rsidP="00C87B52">
      <w:pPr>
        <w:pStyle w:val="ListParagraph"/>
        <w:numPr>
          <w:ilvl w:val="0"/>
          <w:numId w:val="19"/>
        </w:numPr>
        <w:spacing w:after="0"/>
        <w:ind w:left="567" w:hanging="567"/>
        <w:jc w:val="both"/>
        <w:rPr>
          <w:rFonts w:asciiTheme="majorBidi" w:hAnsiTheme="majorBidi" w:cstheme="majorBidi"/>
          <w:sz w:val="20"/>
          <w:szCs w:val="20"/>
        </w:rPr>
      </w:pPr>
      <w:r w:rsidRPr="00C87B52">
        <w:rPr>
          <w:rFonts w:asciiTheme="majorBidi" w:hAnsiTheme="majorBidi" w:cstheme="majorBidi"/>
          <w:sz w:val="20"/>
          <w:szCs w:val="20"/>
        </w:rPr>
        <w:t>This Agreement shall remain in effect until the execution of the transaction documents, namely the conditional sale and purchase agreement and the deed of sale and purchase</w:t>
      </w:r>
      <w:r w:rsidR="002716F4" w:rsidRPr="00DF2829">
        <w:rPr>
          <w:rFonts w:asciiTheme="majorBidi" w:hAnsiTheme="majorBidi" w:cstheme="majorBidi"/>
          <w:sz w:val="20"/>
          <w:szCs w:val="20"/>
        </w:rPr>
        <w:t>.</w:t>
      </w:r>
    </w:p>
    <w:p w14:paraId="75D734D2" w14:textId="77777777" w:rsidR="002716F4" w:rsidRPr="00DF2829" w:rsidRDefault="002716F4" w:rsidP="002716F4">
      <w:pPr>
        <w:spacing w:after="0"/>
        <w:ind w:left="567" w:hanging="567"/>
        <w:jc w:val="both"/>
        <w:rPr>
          <w:rFonts w:asciiTheme="majorBidi" w:hAnsiTheme="majorBidi" w:cstheme="majorBidi"/>
          <w:sz w:val="20"/>
          <w:szCs w:val="20"/>
        </w:rPr>
      </w:pPr>
    </w:p>
    <w:p w14:paraId="13035486" w14:textId="5206D4C6" w:rsidR="00EA10C3" w:rsidRPr="00DF2829" w:rsidRDefault="00C87B52" w:rsidP="00C87B52">
      <w:pPr>
        <w:pStyle w:val="ListParagraph"/>
        <w:numPr>
          <w:ilvl w:val="0"/>
          <w:numId w:val="19"/>
        </w:numPr>
        <w:spacing w:after="0"/>
        <w:ind w:left="567" w:hanging="567"/>
        <w:jc w:val="both"/>
        <w:rPr>
          <w:rFonts w:asciiTheme="majorBidi" w:hAnsiTheme="majorBidi" w:cstheme="majorBidi"/>
          <w:sz w:val="20"/>
          <w:szCs w:val="20"/>
        </w:rPr>
      </w:pPr>
      <w:r w:rsidRPr="00C87B52">
        <w:rPr>
          <w:rFonts w:asciiTheme="majorBidi" w:hAnsiTheme="majorBidi" w:cstheme="majorBidi"/>
          <w:sz w:val="20"/>
          <w:szCs w:val="20"/>
        </w:rPr>
        <w:t>For the avoidance of doubt, this Agreement shall automatically terminate upon the signing of the deed of sale and purchase for the Property as referred to in paragraph (1) above, unless otherwise agreed by the Beneficial Owners</w:t>
      </w:r>
      <w:r w:rsidR="002716F4" w:rsidRPr="00DF2829">
        <w:rPr>
          <w:rFonts w:asciiTheme="majorBidi" w:hAnsiTheme="majorBidi" w:cstheme="majorBidi"/>
          <w:sz w:val="20"/>
          <w:szCs w:val="20"/>
        </w:rPr>
        <w:t>.</w:t>
      </w:r>
      <w:r>
        <w:rPr>
          <w:rFonts w:asciiTheme="majorBidi" w:hAnsiTheme="majorBidi" w:cstheme="majorBidi"/>
          <w:sz w:val="20"/>
          <w:szCs w:val="20"/>
        </w:rPr>
        <w:t xml:space="preserve"> </w:t>
      </w:r>
    </w:p>
    <w:p w14:paraId="2C630820" w14:textId="77777777" w:rsidR="001010B5" w:rsidRPr="00DF2829" w:rsidRDefault="001010B5" w:rsidP="00FE4BBD">
      <w:pPr>
        <w:spacing w:after="0"/>
        <w:jc w:val="center"/>
        <w:rPr>
          <w:rFonts w:asciiTheme="majorBidi" w:hAnsiTheme="majorBidi" w:cstheme="majorBidi"/>
          <w:sz w:val="20"/>
          <w:szCs w:val="20"/>
        </w:rPr>
      </w:pPr>
    </w:p>
    <w:p w14:paraId="476C7594" w14:textId="77777777" w:rsidR="00505E99" w:rsidRPr="00DF2829" w:rsidRDefault="00505E99" w:rsidP="00FE4BBD">
      <w:pPr>
        <w:spacing w:after="0"/>
        <w:jc w:val="center"/>
        <w:rPr>
          <w:rFonts w:asciiTheme="majorBidi" w:hAnsiTheme="majorBidi" w:cstheme="majorBidi"/>
          <w:sz w:val="20"/>
          <w:szCs w:val="20"/>
        </w:rPr>
      </w:pPr>
    </w:p>
    <w:p w14:paraId="44BDF1DE" w14:textId="4952E0B1" w:rsidR="00F43A15" w:rsidRPr="00DF2829" w:rsidRDefault="00F43A15" w:rsidP="00F43A15">
      <w:pPr>
        <w:pStyle w:val="Heading1"/>
        <w:spacing w:before="0" w:after="0" w:line="240" w:lineRule="auto"/>
        <w:jc w:val="center"/>
        <w:rPr>
          <w:rFonts w:asciiTheme="majorBidi" w:hAnsiTheme="majorBidi"/>
          <w:b/>
          <w:bCs/>
          <w:color w:val="auto"/>
          <w:sz w:val="20"/>
          <w:szCs w:val="20"/>
        </w:rPr>
      </w:pPr>
      <w:r w:rsidRPr="00DF2829">
        <w:rPr>
          <w:rFonts w:asciiTheme="majorBidi" w:hAnsiTheme="majorBidi"/>
          <w:b/>
          <w:bCs/>
          <w:color w:val="auto"/>
          <w:sz w:val="20"/>
          <w:szCs w:val="20"/>
        </w:rPr>
        <w:t>ARTICLE 7</w:t>
      </w:r>
    </w:p>
    <w:p w14:paraId="222E3AD6" w14:textId="77777777" w:rsidR="00F43A15" w:rsidRPr="00DF2829" w:rsidRDefault="00F43A15" w:rsidP="00F43A15">
      <w:pPr>
        <w:spacing w:after="0"/>
        <w:jc w:val="center"/>
        <w:rPr>
          <w:rFonts w:asciiTheme="majorBidi" w:hAnsiTheme="majorBidi" w:cstheme="majorBidi"/>
          <w:b/>
          <w:bCs/>
          <w:sz w:val="20"/>
          <w:szCs w:val="20"/>
        </w:rPr>
      </w:pPr>
      <w:r w:rsidRPr="00DF2829">
        <w:rPr>
          <w:rFonts w:asciiTheme="majorBidi" w:hAnsiTheme="majorBidi" w:cstheme="majorBidi"/>
          <w:b/>
          <w:bCs/>
          <w:sz w:val="20"/>
          <w:szCs w:val="20"/>
        </w:rPr>
        <w:t xml:space="preserve">GENERAL PROVISIONS </w:t>
      </w:r>
    </w:p>
    <w:p w14:paraId="5D8347B4" w14:textId="77777777" w:rsidR="00F43A15" w:rsidRPr="00DF2829" w:rsidRDefault="00F43A15" w:rsidP="00F43A15">
      <w:pPr>
        <w:spacing w:after="0"/>
        <w:rPr>
          <w:rFonts w:asciiTheme="majorBidi" w:hAnsiTheme="majorBidi" w:cstheme="majorBidi"/>
          <w:b/>
          <w:bCs/>
          <w:sz w:val="20"/>
          <w:szCs w:val="20"/>
        </w:rPr>
      </w:pPr>
    </w:p>
    <w:p w14:paraId="70B98F9A" w14:textId="77777777" w:rsidR="002E014F" w:rsidRPr="00DF2829" w:rsidRDefault="002E014F" w:rsidP="002E014F">
      <w:pPr>
        <w:pStyle w:val="ListParagraph"/>
        <w:numPr>
          <w:ilvl w:val="0"/>
          <w:numId w:val="20"/>
        </w:numPr>
        <w:spacing w:after="0"/>
        <w:ind w:left="567" w:hanging="567"/>
        <w:rPr>
          <w:rFonts w:asciiTheme="majorBidi" w:hAnsiTheme="majorBidi" w:cstheme="majorBidi"/>
          <w:sz w:val="20"/>
          <w:szCs w:val="20"/>
        </w:rPr>
      </w:pPr>
      <w:r w:rsidRPr="00DF2829">
        <w:rPr>
          <w:rFonts w:asciiTheme="majorBidi" w:hAnsiTheme="majorBidi" w:cstheme="majorBidi"/>
          <w:sz w:val="20"/>
          <w:szCs w:val="20"/>
        </w:rPr>
        <w:t>Severability</w:t>
      </w:r>
    </w:p>
    <w:p w14:paraId="01A1030B" w14:textId="77777777" w:rsidR="002E014F" w:rsidRPr="00DF2829" w:rsidRDefault="002E014F" w:rsidP="002E014F">
      <w:pPr>
        <w:pStyle w:val="ListParagraph"/>
        <w:spacing w:after="0"/>
        <w:ind w:left="567"/>
        <w:rPr>
          <w:rFonts w:asciiTheme="majorBidi" w:hAnsiTheme="majorBidi" w:cstheme="majorBidi"/>
          <w:sz w:val="20"/>
          <w:szCs w:val="20"/>
        </w:rPr>
      </w:pPr>
    </w:p>
    <w:p w14:paraId="74923F1A" w14:textId="349B79F1" w:rsidR="002E014F" w:rsidRPr="00DF2829" w:rsidRDefault="004F06A8" w:rsidP="004F06A8">
      <w:pPr>
        <w:pStyle w:val="ListParagraph"/>
        <w:numPr>
          <w:ilvl w:val="0"/>
          <w:numId w:val="21"/>
        </w:numPr>
        <w:spacing w:after="0"/>
        <w:ind w:left="1134" w:hanging="567"/>
        <w:jc w:val="both"/>
        <w:rPr>
          <w:rFonts w:asciiTheme="majorBidi" w:hAnsiTheme="majorBidi" w:cstheme="majorBidi"/>
          <w:sz w:val="20"/>
          <w:szCs w:val="20"/>
        </w:rPr>
      </w:pPr>
      <w:proofErr w:type="gramStart"/>
      <w:r w:rsidRPr="00DF2829">
        <w:rPr>
          <w:rFonts w:asciiTheme="majorBidi" w:hAnsiTheme="majorBidi" w:cstheme="majorBidi"/>
          <w:sz w:val="20"/>
          <w:szCs w:val="20"/>
        </w:rPr>
        <w:t>In the event that</w:t>
      </w:r>
      <w:proofErr w:type="gramEnd"/>
      <w:r w:rsidRPr="00DF2829">
        <w:rPr>
          <w:rFonts w:asciiTheme="majorBidi" w:hAnsiTheme="majorBidi" w:cstheme="majorBidi"/>
          <w:sz w:val="20"/>
          <w:szCs w:val="20"/>
        </w:rPr>
        <w:t xml:space="preserve"> any article or section of this Agreement is or becomes unlawful, invalid or without effect, such Clause or section shall be considered ineffective within the limits of such unlawfulness, nullity or inefficacy and shall not prejudice, within the limits allowed by the Applicable Law, the efficacy of the other provisions of this Agreement.</w:t>
      </w:r>
    </w:p>
    <w:p w14:paraId="217B67ED" w14:textId="77777777" w:rsidR="004F06A8" w:rsidRPr="00DF2829" w:rsidRDefault="004F06A8" w:rsidP="004F06A8">
      <w:pPr>
        <w:pStyle w:val="ListParagraph"/>
        <w:spacing w:after="0"/>
        <w:ind w:left="1134"/>
        <w:jc w:val="both"/>
        <w:rPr>
          <w:rFonts w:asciiTheme="majorBidi" w:hAnsiTheme="majorBidi" w:cstheme="majorBidi"/>
          <w:sz w:val="20"/>
          <w:szCs w:val="20"/>
        </w:rPr>
      </w:pPr>
    </w:p>
    <w:p w14:paraId="3AAEBF09" w14:textId="417F9537" w:rsidR="004F06A8" w:rsidRPr="00DF2829" w:rsidRDefault="004F06A8" w:rsidP="004F06A8">
      <w:pPr>
        <w:pStyle w:val="ListParagraph"/>
        <w:numPr>
          <w:ilvl w:val="0"/>
          <w:numId w:val="21"/>
        </w:numPr>
        <w:spacing w:after="0"/>
        <w:ind w:left="1134" w:hanging="567"/>
        <w:jc w:val="both"/>
        <w:rPr>
          <w:rFonts w:asciiTheme="majorBidi" w:hAnsiTheme="majorBidi" w:cstheme="majorBidi"/>
          <w:sz w:val="20"/>
          <w:szCs w:val="20"/>
        </w:rPr>
      </w:pPr>
      <w:r w:rsidRPr="00DF2829">
        <w:rPr>
          <w:rFonts w:asciiTheme="majorBidi" w:hAnsiTheme="majorBidi" w:cstheme="majorBidi"/>
          <w:sz w:val="20"/>
          <w:szCs w:val="20"/>
        </w:rPr>
        <w:t>In any such event, the Parties shall negotiate in good faith and agree those amendments to this Agreement which are consequently necessary to replace the invalid or unenforceable provision with terms having as near as possible the same commercial effect with a view to maintain unaltered the Parties’ mutual interests as currently protected under this Agreement.</w:t>
      </w:r>
    </w:p>
    <w:p w14:paraId="6EBC023F" w14:textId="77777777" w:rsidR="004F06A8" w:rsidRPr="00DF2829" w:rsidRDefault="004F06A8" w:rsidP="004F06A8">
      <w:pPr>
        <w:spacing w:after="0"/>
        <w:jc w:val="both"/>
        <w:rPr>
          <w:rFonts w:asciiTheme="majorBidi" w:hAnsiTheme="majorBidi" w:cstheme="majorBidi"/>
          <w:sz w:val="20"/>
          <w:szCs w:val="20"/>
        </w:rPr>
      </w:pPr>
    </w:p>
    <w:p w14:paraId="45F4ACD6" w14:textId="63AA95B8" w:rsidR="00F43A15" w:rsidRPr="00DF2829" w:rsidRDefault="00955CA1" w:rsidP="002E014F">
      <w:pPr>
        <w:pStyle w:val="ListParagraph"/>
        <w:numPr>
          <w:ilvl w:val="0"/>
          <w:numId w:val="20"/>
        </w:numPr>
        <w:spacing w:after="0"/>
        <w:ind w:left="567" w:hanging="567"/>
        <w:rPr>
          <w:rFonts w:asciiTheme="majorBidi" w:hAnsiTheme="majorBidi" w:cstheme="majorBidi"/>
          <w:sz w:val="20"/>
          <w:szCs w:val="20"/>
        </w:rPr>
      </w:pPr>
      <w:r w:rsidRPr="00DF2829">
        <w:rPr>
          <w:rFonts w:asciiTheme="majorBidi" w:hAnsiTheme="majorBidi" w:cstheme="majorBidi"/>
          <w:sz w:val="20"/>
          <w:szCs w:val="20"/>
        </w:rPr>
        <w:t>E</w:t>
      </w:r>
      <w:r w:rsidR="003163A5" w:rsidRPr="00DF2829">
        <w:rPr>
          <w:rFonts w:asciiTheme="majorBidi" w:hAnsiTheme="majorBidi" w:cstheme="majorBidi"/>
          <w:sz w:val="20"/>
          <w:szCs w:val="20"/>
        </w:rPr>
        <w:t>ntire Agreement</w:t>
      </w:r>
    </w:p>
    <w:p w14:paraId="299E8C72" w14:textId="77777777" w:rsidR="003163A5" w:rsidRPr="00DF2829" w:rsidRDefault="003163A5" w:rsidP="003163A5">
      <w:pPr>
        <w:pStyle w:val="ListParagraph"/>
        <w:spacing w:after="0"/>
        <w:ind w:left="567"/>
        <w:rPr>
          <w:rFonts w:asciiTheme="majorBidi" w:hAnsiTheme="majorBidi" w:cstheme="majorBidi"/>
          <w:sz w:val="20"/>
          <w:szCs w:val="20"/>
        </w:rPr>
      </w:pPr>
    </w:p>
    <w:p w14:paraId="014602D4" w14:textId="77777777" w:rsidR="00744728" w:rsidRPr="00DF2829" w:rsidRDefault="00744728" w:rsidP="00744728">
      <w:pPr>
        <w:pStyle w:val="FAM90Clause"/>
        <w:spacing w:after="0"/>
        <w:ind w:left="567"/>
        <w:rPr>
          <w:rFonts w:asciiTheme="majorBidi" w:hAnsiTheme="majorBidi" w:cstheme="majorBidi"/>
          <w:sz w:val="20"/>
          <w:szCs w:val="20"/>
        </w:rPr>
      </w:pPr>
      <w:r w:rsidRPr="00DF2829">
        <w:rPr>
          <w:rFonts w:asciiTheme="majorBidi" w:hAnsiTheme="majorBidi" w:cstheme="majorBidi"/>
          <w:sz w:val="20"/>
          <w:szCs w:val="20"/>
        </w:rPr>
        <w:t>This Agreement sets forth the entire understanding and agreement between the Parties as to the matters covered herein and supersedes and replaces any prior understanding, agreement or statement of intent among the Parties, in each case, written or oral, of any and every nature with respect thereto.</w:t>
      </w:r>
    </w:p>
    <w:p w14:paraId="1459B906" w14:textId="38082AF2" w:rsidR="003163A5" w:rsidRPr="00DF2829" w:rsidRDefault="003163A5" w:rsidP="00744728">
      <w:pPr>
        <w:pStyle w:val="ListParagraph"/>
        <w:spacing w:after="0"/>
        <w:ind w:left="1134"/>
        <w:rPr>
          <w:rFonts w:asciiTheme="majorBidi" w:hAnsiTheme="majorBidi" w:cstheme="majorBidi"/>
          <w:sz w:val="20"/>
          <w:szCs w:val="20"/>
        </w:rPr>
      </w:pPr>
    </w:p>
    <w:p w14:paraId="1D53A1FB" w14:textId="50FA5E7C" w:rsidR="00536789" w:rsidRPr="00DF2829" w:rsidRDefault="00536789" w:rsidP="002E014F">
      <w:pPr>
        <w:pStyle w:val="ListParagraph"/>
        <w:numPr>
          <w:ilvl w:val="0"/>
          <w:numId w:val="20"/>
        </w:numPr>
        <w:spacing w:after="0"/>
        <w:ind w:left="567" w:hanging="567"/>
        <w:rPr>
          <w:rFonts w:asciiTheme="majorBidi" w:hAnsiTheme="majorBidi" w:cstheme="majorBidi"/>
          <w:sz w:val="20"/>
          <w:szCs w:val="20"/>
        </w:rPr>
      </w:pPr>
      <w:r w:rsidRPr="00DF2829">
        <w:rPr>
          <w:rFonts w:asciiTheme="majorBidi" w:hAnsiTheme="majorBidi" w:cstheme="majorBidi"/>
          <w:sz w:val="20"/>
          <w:szCs w:val="20"/>
        </w:rPr>
        <w:t xml:space="preserve">Exclusivity </w:t>
      </w:r>
    </w:p>
    <w:p w14:paraId="2EED2E5F" w14:textId="77777777" w:rsidR="00536789" w:rsidRPr="00DF2829" w:rsidRDefault="00536789" w:rsidP="00536789">
      <w:pPr>
        <w:pStyle w:val="ListParagraph"/>
        <w:spacing w:after="0"/>
        <w:ind w:left="567"/>
        <w:rPr>
          <w:rFonts w:asciiTheme="majorBidi" w:hAnsiTheme="majorBidi" w:cstheme="majorBidi"/>
          <w:sz w:val="20"/>
          <w:szCs w:val="20"/>
        </w:rPr>
      </w:pPr>
    </w:p>
    <w:p w14:paraId="39DDFE7C" w14:textId="34B46208" w:rsidR="00536789" w:rsidRPr="00DF2829" w:rsidRDefault="00F3731A" w:rsidP="00F3731A">
      <w:pPr>
        <w:pStyle w:val="ListParagraph"/>
        <w:spacing w:after="0"/>
        <w:ind w:left="567"/>
        <w:jc w:val="both"/>
        <w:rPr>
          <w:rFonts w:asciiTheme="majorBidi" w:hAnsiTheme="majorBidi" w:cstheme="majorBidi"/>
          <w:sz w:val="20"/>
          <w:szCs w:val="20"/>
        </w:rPr>
      </w:pPr>
      <w:r w:rsidRPr="00DF2829">
        <w:rPr>
          <w:rFonts w:asciiTheme="majorBidi" w:hAnsiTheme="majorBidi" w:cstheme="majorBidi"/>
          <w:sz w:val="20"/>
          <w:szCs w:val="20"/>
        </w:rPr>
        <w:t xml:space="preserve">This Agreement is exclusive, whereby Ketut shall not </w:t>
      </w:r>
      <w:proofErr w:type="gramStart"/>
      <w:r w:rsidRPr="00DF2829">
        <w:rPr>
          <w:rFonts w:asciiTheme="majorBidi" w:hAnsiTheme="majorBidi" w:cstheme="majorBidi"/>
          <w:sz w:val="20"/>
          <w:szCs w:val="20"/>
        </w:rPr>
        <w:t>enter into</w:t>
      </w:r>
      <w:proofErr w:type="gramEnd"/>
      <w:r w:rsidRPr="00DF2829">
        <w:rPr>
          <w:rFonts w:asciiTheme="majorBidi" w:hAnsiTheme="majorBidi" w:cstheme="majorBidi"/>
          <w:sz w:val="20"/>
          <w:szCs w:val="20"/>
        </w:rPr>
        <w:t xml:space="preserve"> any engagement with any other third party, nor offer the Property to any third party outside the terms and conditions applicable under this Agreement for the sale of the Property, without the prior written consent of the </w:t>
      </w:r>
      <w:r w:rsidR="00C87B52">
        <w:rPr>
          <w:rFonts w:asciiTheme="majorBidi" w:hAnsiTheme="majorBidi" w:cstheme="majorBidi"/>
          <w:sz w:val="20"/>
          <w:szCs w:val="20"/>
        </w:rPr>
        <w:t>Beneficial Owners</w:t>
      </w:r>
      <w:r w:rsidRPr="00DF2829">
        <w:rPr>
          <w:rFonts w:asciiTheme="majorBidi" w:hAnsiTheme="majorBidi" w:cstheme="majorBidi"/>
          <w:sz w:val="20"/>
          <w:szCs w:val="20"/>
        </w:rPr>
        <w:t>.</w:t>
      </w:r>
    </w:p>
    <w:p w14:paraId="584E74FB" w14:textId="77777777" w:rsidR="00F3731A" w:rsidRPr="00DF2829" w:rsidRDefault="00F3731A" w:rsidP="00536789">
      <w:pPr>
        <w:pStyle w:val="ListParagraph"/>
        <w:spacing w:after="0"/>
        <w:ind w:left="567"/>
        <w:rPr>
          <w:rFonts w:asciiTheme="majorBidi" w:hAnsiTheme="majorBidi" w:cstheme="majorBidi"/>
          <w:sz w:val="20"/>
          <w:szCs w:val="20"/>
        </w:rPr>
      </w:pPr>
    </w:p>
    <w:p w14:paraId="51EC722B" w14:textId="3D73248D" w:rsidR="00894022" w:rsidRPr="00DF2829" w:rsidRDefault="00894022" w:rsidP="002E014F">
      <w:pPr>
        <w:pStyle w:val="ListParagraph"/>
        <w:numPr>
          <w:ilvl w:val="0"/>
          <w:numId w:val="20"/>
        </w:numPr>
        <w:spacing w:after="0"/>
        <w:ind w:left="567" w:hanging="567"/>
        <w:rPr>
          <w:rFonts w:asciiTheme="majorBidi" w:hAnsiTheme="majorBidi" w:cstheme="majorBidi"/>
          <w:sz w:val="20"/>
          <w:szCs w:val="20"/>
        </w:rPr>
      </w:pPr>
      <w:r w:rsidRPr="00DF2829">
        <w:rPr>
          <w:rFonts w:asciiTheme="majorBidi" w:hAnsiTheme="majorBidi" w:cstheme="majorBidi"/>
          <w:sz w:val="20"/>
          <w:szCs w:val="20"/>
        </w:rPr>
        <w:t>Confidentiality</w:t>
      </w:r>
    </w:p>
    <w:p w14:paraId="1B40918B" w14:textId="77777777" w:rsidR="00894022" w:rsidRPr="00DF2829" w:rsidRDefault="00894022" w:rsidP="00894022">
      <w:pPr>
        <w:pStyle w:val="ListParagraph"/>
        <w:spacing w:after="0"/>
        <w:ind w:left="567"/>
        <w:rPr>
          <w:rFonts w:asciiTheme="majorBidi" w:hAnsiTheme="majorBidi" w:cstheme="majorBidi"/>
          <w:sz w:val="20"/>
          <w:szCs w:val="20"/>
        </w:rPr>
      </w:pPr>
    </w:p>
    <w:p w14:paraId="32A169AE" w14:textId="15B7E10F" w:rsidR="00894022" w:rsidRPr="00DF2829" w:rsidRDefault="00C87B52" w:rsidP="00C87B52">
      <w:pPr>
        <w:pStyle w:val="ListParagraph"/>
        <w:spacing w:after="0"/>
        <w:ind w:left="567"/>
        <w:jc w:val="both"/>
        <w:rPr>
          <w:rFonts w:asciiTheme="majorBidi" w:hAnsiTheme="majorBidi" w:cstheme="majorBidi"/>
          <w:sz w:val="20"/>
          <w:szCs w:val="20"/>
        </w:rPr>
      </w:pPr>
      <w:r w:rsidRPr="00C87B52">
        <w:rPr>
          <w:rFonts w:asciiTheme="majorBidi" w:hAnsiTheme="majorBidi" w:cstheme="majorBidi"/>
          <w:sz w:val="20"/>
          <w:szCs w:val="20"/>
        </w:rPr>
        <w:t>Each Party shall keep confidential all information related to this Agreement and the proposed sale of the Property, including its terms, negotiations, and any information obtained from the other Party. Such information shall not be disclosed or used for any purpose other than the implementation of this Agreement, except where</w:t>
      </w:r>
      <w:r w:rsidR="00894022" w:rsidRPr="00DF2829">
        <w:rPr>
          <w:rFonts w:asciiTheme="majorBidi" w:hAnsiTheme="majorBidi" w:cstheme="majorBidi"/>
          <w:sz w:val="20"/>
          <w:szCs w:val="20"/>
        </w:rPr>
        <w:t>:</w:t>
      </w:r>
      <w:r>
        <w:rPr>
          <w:rFonts w:asciiTheme="majorBidi" w:hAnsiTheme="majorBidi" w:cstheme="majorBidi"/>
          <w:sz w:val="20"/>
          <w:szCs w:val="20"/>
        </w:rPr>
        <w:t xml:space="preserve"> </w:t>
      </w:r>
    </w:p>
    <w:p w14:paraId="5BC86758" w14:textId="77777777" w:rsidR="00894022" w:rsidRPr="00DF2829" w:rsidRDefault="00894022" w:rsidP="00894022">
      <w:pPr>
        <w:pStyle w:val="ListParagraph"/>
        <w:spacing w:after="0"/>
        <w:ind w:left="567"/>
        <w:jc w:val="both"/>
        <w:rPr>
          <w:rFonts w:asciiTheme="majorBidi" w:hAnsiTheme="majorBidi" w:cstheme="majorBidi"/>
          <w:sz w:val="20"/>
          <w:szCs w:val="20"/>
        </w:rPr>
      </w:pPr>
    </w:p>
    <w:p w14:paraId="46F12DFD" w14:textId="4A41C4FB" w:rsidR="00894022" w:rsidRPr="00DF2829" w:rsidRDefault="00C87B52" w:rsidP="00C87B52">
      <w:pPr>
        <w:pStyle w:val="ListParagraph"/>
        <w:numPr>
          <w:ilvl w:val="0"/>
          <w:numId w:val="30"/>
        </w:numPr>
        <w:spacing w:after="0"/>
        <w:jc w:val="both"/>
        <w:rPr>
          <w:rFonts w:asciiTheme="majorBidi" w:hAnsiTheme="majorBidi" w:cstheme="majorBidi"/>
          <w:sz w:val="20"/>
          <w:szCs w:val="20"/>
        </w:rPr>
      </w:pPr>
      <w:r w:rsidRPr="00C87B52">
        <w:rPr>
          <w:rFonts w:asciiTheme="majorBidi" w:hAnsiTheme="majorBidi" w:cstheme="majorBidi"/>
          <w:sz w:val="20"/>
          <w:szCs w:val="20"/>
        </w:rPr>
        <w:t xml:space="preserve">the information is or becomes publicly available other than through a breach of this </w:t>
      </w:r>
      <w:proofErr w:type="gramStart"/>
      <w:r w:rsidRPr="00C87B52">
        <w:rPr>
          <w:rFonts w:asciiTheme="majorBidi" w:hAnsiTheme="majorBidi" w:cstheme="majorBidi"/>
          <w:sz w:val="20"/>
          <w:szCs w:val="20"/>
        </w:rPr>
        <w:t>Agreement</w:t>
      </w:r>
      <w:r w:rsidR="00894022" w:rsidRPr="00DF2829">
        <w:rPr>
          <w:rFonts w:asciiTheme="majorBidi" w:hAnsiTheme="majorBidi" w:cstheme="majorBidi"/>
          <w:sz w:val="20"/>
          <w:szCs w:val="20"/>
        </w:rPr>
        <w:t>;</w:t>
      </w:r>
      <w:proofErr w:type="gramEnd"/>
    </w:p>
    <w:p w14:paraId="2D7E0CDE" w14:textId="77777777" w:rsidR="00894022" w:rsidRPr="00DF2829" w:rsidRDefault="00894022" w:rsidP="00894022">
      <w:pPr>
        <w:pStyle w:val="ListParagraph"/>
        <w:spacing w:after="0"/>
        <w:ind w:left="927"/>
        <w:jc w:val="both"/>
        <w:rPr>
          <w:rFonts w:asciiTheme="majorBidi" w:hAnsiTheme="majorBidi" w:cstheme="majorBidi"/>
          <w:sz w:val="20"/>
          <w:szCs w:val="20"/>
        </w:rPr>
      </w:pPr>
    </w:p>
    <w:p w14:paraId="57C05ED6" w14:textId="582EA46E" w:rsidR="00894022" w:rsidRPr="00DF2829" w:rsidRDefault="00C87B52" w:rsidP="00C87B52">
      <w:pPr>
        <w:pStyle w:val="ListParagraph"/>
        <w:numPr>
          <w:ilvl w:val="0"/>
          <w:numId w:val="30"/>
        </w:numPr>
        <w:spacing w:after="0"/>
        <w:jc w:val="both"/>
        <w:rPr>
          <w:rFonts w:asciiTheme="majorBidi" w:hAnsiTheme="majorBidi" w:cstheme="majorBidi"/>
          <w:sz w:val="20"/>
          <w:szCs w:val="20"/>
        </w:rPr>
      </w:pPr>
      <w:r w:rsidRPr="00C87B52">
        <w:rPr>
          <w:rFonts w:asciiTheme="majorBidi" w:hAnsiTheme="majorBidi" w:cstheme="majorBidi"/>
          <w:sz w:val="20"/>
          <w:szCs w:val="20"/>
        </w:rPr>
        <w:t xml:space="preserve">the information was lawfully in the possession of the receiving Party prior to </w:t>
      </w:r>
      <w:proofErr w:type="gramStart"/>
      <w:r w:rsidRPr="00C87B52">
        <w:rPr>
          <w:rFonts w:asciiTheme="majorBidi" w:hAnsiTheme="majorBidi" w:cstheme="majorBidi"/>
          <w:sz w:val="20"/>
          <w:szCs w:val="20"/>
        </w:rPr>
        <w:t>disclosure</w:t>
      </w:r>
      <w:r w:rsidR="00894022" w:rsidRPr="00DF2829">
        <w:rPr>
          <w:rFonts w:asciiTheme="majorBidi" w:hAnsiTheme="majorBidi" w:cstheme="majorBidi"/>
          <w:sz w:val="20"/>
          <w:szCs w:val="20"/>
        </w:rPr>
        <w:t>;</w:t>
      </w:r>
      <w:proofErr w:type="gramEnd"/>
    </w:p>
    <w:p w14:paraId="0A032ECF" w14:textId="77777777" w:rsidR="00894022" w:rsidRPr="00DF2829" w:rsidRDefault="00894022" w:rsidP="00894022">
      <w:pPr>
        <w:pStyle w:val="ListParagraph"/>
        <w:spacing w:after="0"/>
        <w:ind w:left="927"/>
        <w:jc w:val="both"/>
        <w:rPr>
          <w:rFonts w:asciiTheme="majorBidi" w:hAnsiTheme="majorBidi" w:cstheme="majorBidi"/>
          <w:sz w:val="20"/>
          <w:szCs w:val="20"/>
        </w:rPr>
      </w:pPr>
    </w:p>
    <w:p w14:paraId="3727605D" w14:textId="1066E23C" w:rsidR="00894022" w:rsidRPr="00DF2829" w:rsidRDefault="00C87B52" w:rsidP="00C87B52">
      <w:pPr>
        <w:pStyle w:val="ListParagraph"/>
        <w:numPr>
          <w:ilvl w:val="0"/>
          <w:numId w:val="30"/>
        </w:numPr>
        <w:spacing w:after="0"/>
        <w:jc w:val="both"/>
        <w:rPr>
          <w:rFonts w:asciiTheme="majorBidi" w:hAnsiTheme="majorBidi" w:cstheme="majorBidi"/>
          <w:sz w:val="20"/>
          <w:szCs w:val="20"/>
        </w:rPr>
      </w:pPr>
      <w:r w:rsidRPr="00C87B52">
        <w:rPr>
          <w:rFonts w:asciiTheme="majorBidi" w:hAnsiTheme="majorBidi" w:cstheme="majorBidi"/>
          <w:sz w:val="20"/>
          <w:szCs w:val="20"/>
        </w:rPr>
        <w:t xml:space="preserve">disclosure is required by law, court order, or a competent </w:t>
      </w:r>
      <w:proofErr w:type="gramStart"/>
      <w:r w:rsidRPr="00C87B52">
        <w:rPr>
          <w:rFonts w:asciiTheme="majorBidi" w:hAnsiTheme="majorBidi" w:cstheme="majorBidi"/>
          <w:sz w:val="20"/>
          <w:szCs w:val="20"/>
        </w:rPr>
        <w:t>authority</w:t>
      </w:r>
      <w:r w:rsidR="00894022" w:rsidRPr="00DF2829">
        <w:rPr>
          <w:rFonts w:asciiTheme="majorBidi" w:hAnsiTheme="majorBidi" w:cstheme="majorBidi"/>
          <w:sz w:val="20"/>
          <w:szCs w:val="20"/>
        </w:rPr>
        <w:t>;</w:t>
      </w:r>
      <w:proofErr w:type="gramEnd"/>
    </w:p>
    <w:p w14:paraId="7CA8AD38" w14:textId="77777777" w:rsidR="00894022" w:rsidRPr="00DF2829" w:rsidRDefault="00894022" w:rsidP="00894022">
      <w:pPr>
        <w:pStyle w:val="ListParagraph"/>
        <w:spacing w:after="0"/>
        <w:ind w:left="927"/>
        <w:jc w:val="both"/>
        <w:rPr>
          <w:rFonts w:asciiTheme="majorBidi" w:hAnsiTheme="majorBidi" w:cstheme="majorBidi"/>
          <w:sz w:val="20"/>
          <w:szCs w:val="20"/>
        </w:rPr>
      </w:pPr>
    </w:p>
    <w:p w14:paraId="6E0A2A96" w14:textId="5601DC35" w:rsidR="00894022" w:rsidRPr="00DF2829" w:rsidRDefault="00C87B52" w:rsidP="00C87B52">
      <w:pPr>
        <w:pStyle w:val="ListParagraph"/>
        <w:numPr>
          <w:ilvl w:val="0"/>
          <w:numId w:val="30"/>
        </w:numPr>
        <w:spacing w:after="0"/>
        <w:jc w:val="both"/>
        <w:rPr>
          <w:rFonts w:asciiTheme="majorBidi" w:hAnsiTheme="majorBidi" w:cstheme="majorBidi"/>
          <w:sz w:val="20"/>
          <w:szCs w:val="20"/>
        </w:rPr>
      </w:pPr>
      <w:r w:rsidRPr="00C87B52">
        <w:rPr>
          <w:rFonts w:asciiTheme="majorBidi" w:hAnsiTheme="majorBidi" w:cstheme="majorBidi"/>
          <w:sz w:val="20"/>
          <w:szCs w:val="20"/>
        </w:rPr>
        <w:t xml:space="preserve">disclosure is made to a Party’s affiliates, advisers, or financiers who are bound by confidentiality </w:t>
      </w:r>
      <w:proofErr w:type="gramStart"/>
      <w:r w:rsidRPr="00C87B52">
        <w:rPr>
          <w:rFonts w:asciiTheme="majorBidi" w:hAnsiTheme="majorBidi" w:cstheme="majorBidi"/>
          <w:sz w:val="20"/>
          <w:szCs w:val="20"/>
        </w:rPr>
        <w:t>obligations</w:t>
      </w:r>
      <w:r w:rsidR="00894022" w:rsidRPr="00DF2829">
        <w:rPr>
          <w:rFonts w:asciiTheme="majorBidi" w:hAnsiTheme="majorBidi" w:cstheme="majorBidi"/>
          <w:sz w:val="20"/>
          <w:szCs w:val="20"/>
        </w:rPr>
        <w:t>;</w:t>
      </w:r>
      <w:proofErr w:type="gramEnd"/>
    </w:p>
    <w:p w14:paraId="1710B667" w14:textId="77777777" w:rsidR="00894022" w:rsidRPr="00DF2829" w:rsidRDefault="00894022" w:rsidP="00894022">
      <w:pPr>
        <w:pStyle w:val="ListParagraph"/>
        <w:spacing w:after="0"/>
        <w:ind w:left="927"/>
        <w:jc w:val="both"/>
        <w:rPr>
          <w:rFonts w:asciiTheme="majorBidi" w:hAnsiTheme="majorBidi" w:cstheme="majorBidi"/>
          <w:sz w:val="20"/>
          <w:szCs w:val="20"/>
        </w:rPr>
      </w:pPr>
    </w:p>
    <w:p w14:paraId="09D6F7E7" w14:textId="300789C2" w:rsidR="00894022" w:rsidRPr="00DF2829" w:rsidRDefault="00C87B52" w:rsidP="00C87B52">
      <w:pPr>
        <w:pStyle w:val="ListParagraph"/>
        <w:spacing w:after="0"/>
        <w:ind w:left="567"/>
        <w:jc w:val="both"/>
        <w:rPr>
          <w:rFonts w:asciiTheme="majorBidi" w:hAnsiTheme="majorBidi" w:cstheme="majorBidi"/>
          <w:sz w:val="20"/>
          <w:szCs w:val="20"/>
        </w:rPr>
      </w:pPr>
      <w:r w:rsidRPr="00C87B52">
        <w:rPr>
          <w:rFonts w:asciiTheme="majorBidi" w:hAnsiTheme="majorBidi" w:cstheme="majorBidi"/>
          <w:sz w:val="20"/>
          <w:szCs w:val="20"/>
        </w:rPr>
        <w:t>No Party shall make any public announcement regarding this Agreement without the prior written consent of the other Party, unless required by law or a competent authority</w:t>
      </w:r>
      <w:r w:rsidR="00894022" w:rsidRPr="00DF2829">
        <w:rPr>
          <w:rFonts w:asciiTheme="majorBidi" w:hAnsiTheme="majorBidi" w:cstheme="majorBidi"/>
          <w:sz w:val="20"/>
          <w:szCs w:val="20"/>
        </w:rPr>
        <w:t>.</w:t>
      </w:r>
      <w:r>
        <w:rPr>
          <w:rFonts w:asciiTheme="majorBidi" w:hAnsiTheme="majorBidi" w:cstheme="majorBidi"/>
          <w:sz w:val="20"/>
          <w:szCs w:val="20"/>
        </w:rPr>
        <w:t xml:space="preserve"> </w:t>
      </w:r>
    </w:p>
    <w:p w14:paraId="3D936568" w14:textId="77777777" w:rsidR="00894022" w:rsidRPr="00DF2829" w:rsidRDefault="00894022" w:rsidP="00894022">
      <w:pPr>
        <w:pStyle w:val="ListParagraph"/>
        <w:spacing w:after="0"/>
        <w:ind w:left="567"/>
        <w:jc w:val="both"/>
        <w:rPr>
          <w:rFonts w:asciiTheme="majorBidi" w:hAnsiTheme="majorBidi" w:cstheme="majorBidi"/>
          <w:sz w:val="20"/>
          <w:szCs w:val="20"/>
        </w:rPr>
      </w:pPr>
    </w:p>
    <w:p w14:paraId="20E82D43" w14:textId="2839F158" w:rsidR="003163A5" w:rsidRPr="00DF2829" w:rsidRDefault="00581FCC" w:rsidP="002E014F">
      <w:pPr>
        <w:pStyle w:val="ListParagraph"/>
        <w:numPr>
          <w:ilvl w:val="0"/>
          <w:numId w:val="20"/>
        </w:numPr>
        <w:spacing w:after="0"/>
        <w:ind w:left="567" w:hanging="567"/>
        <w:rPr>
          <w:rFonts w:asciiTheme="majorBidi" w:hAnsiTheme="majorBidi" w:cstheme="majorBidi"/>
          <w:sz w:val="20"/>
          <w:szCs w:val="20"/>
        </w:rPr>
      </w:pPr>
      <w:r w:rsidRPr="00DF2829">
        <w:rPr>
          <w:rFonts w:asciiTheme="majorBidi" w:hAnsiTheme="majorBidi" w:cstheme="majorBidi"/>
          <w:sz w:val="20"/>
          <w:szCs w:val="20"/>
        </w:rPr>
        <w:t>Amendments and Waiver</w:t>
      </w:r>
    </w:p>
    <w:p w14:paraId="4B478151" w14:textId="77777777" w:rsidR="00581FCC" w:rsidRPr="00DF2829" w:rsidRDefault="00581FCC" w:rsidP="00581FCC">
      <w:pPr>
        <w:pStyle w:val="ListParagraph"/>
        <w:spacing w:after="0"/>
        <w:ind w:left="567"/>
        <w:rPr>
          <w:rFonts w:asciiTheme="majorBidi" w:hAnsiTheme="majorBidi" w:cstheme="majorBidi"/>
          <w:sz w:val="20"/>
          <w:szCs w:val="20"/>
        </w:rPr>
      </w:pPr>
    </w:p>
    <w:p w14:paraId="4F33BC31" w14:textId="2E37AFF0" w:rsidR="00581FCC" w:rsidRPr="00DF2829" w:rsidRDefault="00C87B52" w:rsidP="00C87B52">
      <w:pPr>
        <w:pStyle w:val="ListParagraph"/>
        <w:numPr>
          <w:ilvl w:val="0"/>
          <w:numId w:val="23"/>
        </w:numPr>
        <w:spacing w:after="0"/>
        <w:ind w:left="1134" w:hanging="567"/>
        <w:jc w:val="both"/>
        <w:rPr>
          <w:rFonts w:asciiTheme="majorBidi" w:hAnsiTheme="majorBidi" w:cstheme="majorBidi"/>
          <w:sz w:val="20"/>
          <w:szCs w:val="20"/>
        </w:rPr>
      </w:pPr>
      <w:r w:rsidRPr="00C87B52">
        <w:rPr>
          <w:rFonts w:asciiTheme="majorBidi" w:hAnsiTheme="majorBidi" w:cstheme="majorBidi"/>
          <w:sz w:val="20"/>
          <w:szCs w:val="20"/>
        </w:rPr>
        <w:t>This Agreement may only be amended, varied, or waived by a written agreement signed by both Parties</w:t>
      </w:r>
      <w:r w:rsidR="00F178A5" w:rsidRPr="00DF2829">
        <w:rPr>
          <w:rFonts w:asciiTheme="majorBidi" w:hAnsiTheme="majorBidi" w:cstheme="majorBidi"/>
          <w:sz w:val="20"/>
          <w:szCs w:val="20"/>
        </w:rPr>
        <w:t>.</w:t>
      </w:r>
    </w:p>
    <w:p w14:paraId="70D14677" w14:textId="77777777" w:rsidR="00F178A5" w:rsidRPr="00DF2829" w:rsidRDefault="00F178A5" w:rsidP="00F178A5">
      <w:pPr>
        <w:spacing w:after="0"/>
        <w:ind w:left="567"/>
        <w:jc w:val="both"/>
        <w:rPr>
          <w:rFonts w:asciiTheme="majorBidi" w:hAnsiTheme="majorBidi" w:cstheme="majorBidi"/>
          <w:sz w:val="20"/>
          <w:szCs w:val="20"/>
        </w:rPr>
      </w:pPr>
    </w:p>
    <w:p w14:paraId="01AFDDE3" w14:textId="2965502C" w:rsidR="00F178A5" w:rsidRPr="00DF2829" w:rsidRDefault="00C87B52" w:rsidP="00C87B52">
      <w:pPr>
        <w:pStyle w:val="ListParagraph"/>
        <w:numPr>
          <w:ilvl w:val="0"/>
          <w:numId w:val="23"/>
        </w:numPr>
        <w:spacing w:after="0"/>
        <w:ind w:left="1134" w:hanging="567"/>
        <w:jc w:val="both"/>
        <w:rPr>
          <w:rFonts w:asciiTheme="majorBidi" w:hAnsiTheme="majorBidi" w:cstheme="majorBidi"/>
          <w:sz w:val="20"/>
          <w:szCs w:val="20"/>
        </w:rPr>
      </w:pPr>
      <w:r w:rsidRPr="00C87B52">
        <w:rPr>
          <w:rFonts w:asciiTheme="majorBidi" w:hAnsiTheme="majorBidi" w:cstheme="majorBidi"/>
          <w:sz w:val="20"/>
          <w:szCs w:val="20"/>
        </w:rPr>
        <w:t>No failure or delay by either Party in exercising any right or remedy under this Agreement shall constitute a waiver of that right or remedy, nor shall any single or partial exercise prevent any further exercise thereo</w:t>
      </w:r>
      <w:r>
        <w:rPr>
          <w:rFonts w:asciiTheme="majorBidi" w:hAnsiTheme="majorBidi" w:cstheme="majorBidi"/>
          <w:sz w:val="20"/>
          <w:szCs w:val="20"/>
        </w:rPr>
        <w:t>f</w:t>
      </w:r>
      <w:r w:rsidR="00F178A5" w:rsidRPr="00DF2829">
        <w:rPr>
          <w:rFonts w:asciiTheme="majorBidi" w:hAnsiTheme="majorBidi" w:cstheme="majorBidi"/>
          <w:sz w:val="20"/>
          <w:szCs w:val="20"/>
        </w:rPr>
        <w:t>.</w:t>
      </w:r>
    </w:p>
    <w:p w14:paraId="402A1C4E" w14:textId="77777777" w:rsidR="00F178A5" w:rsidRPr="00DF2829" w:rsidRDefault="00F178A5" w:rsidP="00F178A5">
      <w:pPr>
        <w:spacing w:after="0"/>
        <w:jc w:val="both"/>
        <w:rPr>
          <w:rFonts w:asciiTheme="majorBidi" w:hAnsiTheme="majorBidi" w:cstheme="majorBidi"/>
          <w:sz w:val="20"/>
          <w:szCs w:val="20"/>
        </w:rPr>
      </w:pPr>
    </w:p>
    <w:p w14:paraId="75D2CF7F" w14:textId="1BD66622" w:rsidR="00581FCC" w:rsidRPr="00DF2829" w:rsidRDefault="00F178A5" w:rsidP="002E014F">
      <w:pPr>
        <w:pStyle w:val="ListParagraph"/>
        <w:numPr>
          <w:ilvl w:val="0"/>
          <w:numId w:val="20"/>
        </w:numPr>
        <w:spacing w:after="0"/>
        <w:ind w:left="567" w:hanging="567"/>
        <w:rPr>
          <w:rFonts w:asciiTheme="majorBidi" w:hAnsiTheme="majorBidi" w:cstheme="majorBidi"/>
          <w:sz w:val="20"/>
          <w:szCs w:val="20"/>
        </w:rPr>
      </w:pPr>
      <w:r w:rsidRPr="00DF2829">
        <w:rPr>
          <w:rFonts w:asciiTheme="majorBidi" w:hAnsiTheme="majorBidi" w:cstheme="majorBidi"/>
          <w:sz w:val="20"/>
          <w:szCs w:val="20"/>
        </w:rPr>
        <w:t xml:space="preserve">Assignment of the Agreement </w:t>
      </w:r>
    </w:p>
    <w:p w14:paraId="7BC1D3ED" w14:textId="77777777" w:rsidR="00F178A5" w:rsidRPr="00DF2829" w:rsidRDefault="00F178A5" w:rsidP="00F178A5">
      <w:pPr>
        <w:pStyle w:val="ListParagraph"/>
        <w:spacing w:after="0"/>
        <w:ind w:left="567"/>
        <w:rPr>
          <w:rFonts w:asciiTheme="majorBidi" w:hAnsiTheme="majorBidi" w:cstheme="majorBidi"/>
          <w:sz w:val="20"/>
          <w:szCs w:val="20"/>
        </w:rPr>
      </w:pPr>
    </w:p>
    <w:p w14:paraId="06C23A4D" w14:textId="2EC1747D" w:rsidR="006624A5" w:rsidRPr="00DF2829" w:rsidRDefault="00C87B52" w:rsidP="00C87B52">
      <w:pPr>
        <w:pStyle w:val="FAM90Clause"/>
        <w:numPr>
          <w:ilvl w:val="0"/>
          <w:numId w:val="24"/>
        </w:numPr>
        <w:spacing w:after="0"/>
        <w:rPr>
          <w:rFonts w:asciiTheme="majorBidi" w:hAnsiTheme="majorBidi" w:cstheme="majorBidi"/>
          <w:sz w:val="20"/>
          <w:szCs w:val="20"/>
        </w:rPr>
      </w:pPr>
      <w:r w:rsidRPr="00C87B52">
        <w:rPr>
          <w:rFonts w:asciiTheme="majorBidi" w:hAnsiTheme="majorBidi" w:cstheme="majorBidi"/>
          <w:sz w:val="20"/>
          <w:szCs w:val="20"/>
          <w:lang w:val="en-ID"/>
        </w:rPr>
        <w:t>This Agreement shall be binding upon and inure to the benefit of the Parties and their respective successors and permitted assigns</w:t>
      </w:r>
      <w:r w:rsidR="006624A5" w:rsidRPr="00DF2829">
        <w:rPr>
          <w:rFonts w:asciiTheme="majorBidi" w:hAnsiTheme="majorBidi" w:cstheme="majorBidi"/>
          <w:sz w:val="20"/>
          <w:szCs w:val="20"/>
        </w:rPr>
        <w:t>.</w:t>
      </w:r>
    </w:p>
    <w:p w14:paraId="644362B4" w14:textId="77777777" w:rsidR="006624A5" w:rsidRPr="00DF2829" w:rsidRDefault="006624A5" w:rsidP="006624A5">
      <w:pPr>
        <w:pStyle w:val="FAM90Clause"/>
        <w:spacing w:after="0"/>
        <w:ind w:left="927"/>
        <w:rPr>
          <w:rFonts w:asciiTheme="majorBidi" w:hAnsiTheme="majorBidi" w:cstheme="majorBidi"/>
          <w:sz w:val="20"/>
          <w:szCs w:val="20"/>
        </w:rPr>
      </w:pPr>
    </w:p>
    <w:p w14:paraId="10F524F6" w14:textId="77957146" w:rsidR="006624A5" w:rsidRPr="00DF2829" w:rsidRDefault="00C87B52" w:rsidP="00C87B52">
      <w:pPr>
        <w:pStyle w:val="FAM90Clause"/>
        <w:numPr>
          <w:ilvl w:val="0"/>
          <w:numId w:val="24"/>
        </w:numPr>
        <w:spacing w:after="0"/>
        <w:rPr>
          <w:rFonts w:asciiTheme="majorBidi" w:hAnsiTheme="majorBidi" w:cstheme="majorBidi"/>
          <w:sz w:val="20"/>
          <w:szCs w:val="20"/>
          <w:lang w:val="en-GB"/>
        </w:rPr>
      </w:pPr>
      <w:r w:rsidRPr="00C87B52">
        <w:rPr>
          <w:rFonts w:asciiTheme="majorBidi" w:hAnsiTheme="majorBidi" w:cstheme="majorBidi"/>
          <w:sz w:val="20"/>
          <w:szCs w:val="20"/>
          <w:lang w:val="en-ID"/>
        </w:rPr>
        <w:t>Ketut may not assign or transfer any of his rights or obligations under this Agreement, in whole or in part, without the prior written consent of the Beneficial Owners</w:t>
      </w:r>
      <w:r w:rsidR="006624A5" w:rsidRPr="00DF2829">
        <w:rPr>
          <w:rFonts w:asciiTheme="majorBidi" w:hAnsiTheme="majorBidi" w:cstheme="majorBidi"/>
          <w:sz w:val="20"/>
          <w:szCs w:val="20"/>
          <w:lang w:val="en-GB"/>
        </w:rPr>
        <w:t xml:space="preserve">. </w:t>
      </w:r>
      <w:r>
        <w:rPr>
          <w:rFonts w:asciiTheme="majorBidi" w:hAnsiTheme="majorBidi" w:cstheme="majorBidi"/>
          <w:sz w:val="20"/>
          <w:szCs w:val="20"/>
          <w:lang w:val="en-GB"/>
        </w:rPr>
        <w:t xml:space="preserve"> </w:t>
      </w:r>
    </w:p>
    <w:p w14:paraId="6131B01D" w14:textId="0B84DCFE" w:rsidR="00F178A5" w:rsidRPr="00DF2829" w:rsidRDefault="00F178A5" w:rsidP="006624A5">
      <w:pPr>
        <w:pStyle w:val="ListParagraph"/>
        <w:spacing w:after="0"/>
        <w:ind w:left="927"/>
        <w:rPr>
          <w:rFonts w:asciiTheme="majorBidi" w:hAnsiTheme="majorBidi" w:cstheme="majorBidi"/>
          <w:sz w:val="20"/>
          <w:szCs w:val="20"/>
        </w:rPr>
      </w:pPr>
    </w:p>
    <w:p w14:paraId="583D7414" w14:textId="66DAD665" w:rsidR="00F178A5" w:rsidRPr="00DF2829" w:rsidRDefault="006624A5" w:rsidP="002E014F">
      <w:pPr>
        <w:pStyle w:val="ListParagraph"/>
        <w:numPr>
          <w:ilvl w:val="0"/>
          <w:numId w:val="20"/>
        </w:numPr>
        <w:spacing w:after="0"/>
        <w:ind w:left="567" w:hanging="567"/>
        <w:rPr>
          <w:rFonts w:asciiTheme="majorBidi" w:hAnsiTheme="majorBidi" w:cstheme="majorBidi"/>
          <w:sz w:val="20"/>
          <w:szCs w:val="20"/>
        </w:rPr>
      </w:pPr>
      <w:r w:rsidRPr="00DF2829">
        <w:rPr>
          <w:rFonts w:asciiTheme="majorBidi" w:hAnsiTheme="majorBidi" w:cstheme="majorBidi"/>
          <w:sz w:val="20"/>
          <w:szCs w:val="20"/>
        </w:rPr>
        <w:t xml:space="preserve">Notices </w:t>
      </w:r>
    </w:p>
    <w:p w14:paraId="5B569475" w14:textId="77777777" w:rsidR="006624A5" w:rsidRPr="00DF2829" w:rsidRDefault="006624A5" w:rsidP="006624A5">
      <w:pPr>
        <w:pStyle w:val="ListParagraph"/>
        <w:spacing w:after="0"/>
        <w:ind w:left="567"/>
        <w:rPr>
          <w:rFonts w:asciiTheme="majorBidi" w:hAnsiTheme="majorBidi" w:cstheme="majorBidi"/>
          <w:sz w:val="20"/>
          <w:szCs w:val="20"/>
        </w:rPr>
      </w:pPr>
    </w:p>
    <w:p w14:paraId="0951E896" w14:textId="16E62E73" w:rsidR="006624A5" w:rsidRPr="00DF2829" w:rsidRDefault="006672F3" w:rsidP="006672F3">
      <w:pPr>
        <w:pStyle w:val="ListParagraph"/>
        <w:numPr>
          <w:ilvl w:val="0"/>
          <w:numId w:val="25"/>
        </w:numPr>
        <w:spacing w:after="0"/>
        <w:ind w:left="1134" w:hanging="567"/>
        <w:jc w:val="both"/>
        <w:rPr>
          <w:rFonts w:asciiTheme="majorBidi" w:hAnsiTheme="majorBidi" w:cstheme="majorBidi"/>
          <w:sz w:val="20"/>
          <w:szCs w:val="20"/>
        </w:rPr>
      </w:pPr>
      <w:r w:rsidRPr="00DF2829">
        <w:rPr>
          <w:rFonts w:asciiTheme="majorBidi" w:hAnsiTheme="majorBidi" w:cstheme="majorBidi"/>
          <w:sz w:val="20"/>
          <w:szCs w:val="20"/>
        </w:rPr>
        <w:t>All communications and notices of any kind whatsoever required or permitted by this Agreement must be in the English language and in writing and signed by the sender or, if the sender is a corporate person, an authorized officer of the sender or any other person authorized by the sender to sign it.</w:t>
      </w:r>
    </w:p>
    <w:p w14:paraId="52F71849" w14:textId="77777777" w:rsidR="006672F3" w:rsidRPr="00DF2829" w:rsidRDefault="006672F3" w:rsidP="00712575">
      <w:pPr>
        <w:spacing w:after="0"/>
        <w:jc w:val="both"/>
        <w:rPr>
          <w:rFonts w:asciiTheme="majorBidi" w:hAnsiTheme="majorBidi" w:cstheme="majorBidi"/>
          <w:sz w:val="20"/>
          <w:szCs w:val="20"/>
        </w:rPr>
      </w:pPr>
    </w:p>
    <w:p w14:paraId="153BCB87" w14:textId="343FB622" w:rsidR="006672F3" w:rsidRPr="00DF2829" w:rsidRDefault="00712575" w:rsidP="006672F3">
      <w:pPr>
        <w:pStyle w:val="ListParagraph"/>
        <w:numPr>
          <w:ilvl w:val="0"/>
          <w:numId w:val="25"/>
        </w:numPr>
        <w:spacing w:after="0"/>
        <w:ind w:left="1134" w:hanging="567"/>
        <w:jc w:val="both"/>
        <w:rPr>
          <w:rFonts w:asciiTheme="majorBidi" w:hAnsiTheme="majorBidi" w:cstheme="majorBidi"/>
          <w:sz w:val="20"/>
          <w:szCs w:val="20"/>
        </w:rPr>
      </w:pPr>
      <w:r w:rsidRPr="00DF2829">
        <w:rPr>
          <w:rFonts w:asciiTheme="majorBidi" w:hAnsiTheme="majorBidi" w:cstheme="majorBidi"/>
          <w:sz w:val="20"/>
          <w:szCs w:val="20"/>
        </w:rPr>
        <w:t>Any notice may be served by delivery in person or by courier or by registered or certified mail or by transmission by e-mail to the Party concerned at the following addresses or most recently notified to the sender:</w:t>
      </w:r>
    </w:p>
    <w:p w14:paraId="5CD4D8E3" w14:textId="77777777" w:rsidR="00712575" w:rsidRPr="00DF2829" w:rsidRDefault="00712575" w:rsidP="00712575">
      <w:pPr>
        <w:pStyle w:val="ListParagraph"/>
        <w:rPr>
          <w:rFonts w:asciiTheme="majorBidi" w:hAnsiTheme="majorBidi" w:cstheme="majorBidi"/>
          <w:sz w:val="20"/>
          <w:szCs w:val="20"/>
        </w:rPr>
      </w:pPr>
    </w:p>
    <w:p w14:paraId="3CBDEA5D" w14:textId="72D0968D" w:rsidR="00712575" w:rsidRPr="00DF2829" w:rsidRDefault="00AF362D" w:rsidP="00712575">
      <w:pPr>
        <w:pStyle w:val="ListParagraph"/>
        <w:spacing w:after="0"/>
        <w:ind w:left="1134"/>
        <w:jc w:val="both"/>
        <w:rPr>
          <w:rFonts w:asciiTheme="majorBidi" w:hAnsiTheme="majorBidi" w:cstheme="majorBidi"/>
          <w:b/>
          <w:bCs/>
          <w:sz w:val="20"/>
          <w:szCs w:val="20"/>
        </w:rPr>
      </w:pPr>
      <w:del w:id="74" w:author="Dentons - TA" w:date="2025-12-06T22:28:00Z" w16du:dateUtc="2025-12-06T15:28:00Z">
        <w:r w:rsidRPr="00DF2829" w:rsidDel="001C65A7">
          <w:rPr>
            <w:rFonts w:asciiTheme="majorBidi" w:hAnsiTheme="majorBidi" w:cstheme="majorBidi"/>
            <w:b/>
            <w:bCs/>
            <w:sz w:val="20"/>
            <w:szCs w:val="20"/>
          </w:rPr>
          <w:delText xml:space="preserve">Lukas </w:delText>
        </w:r>
      </w:del>
      <w:proofErr w:type="spellStart"/>
      <w:ins w:id="75" w:author="Dentons - TA" w:date="2025-12-06T22:28:00Z" w16du:dateUtc="2025-12-06T15:28:00Z">
        <w:r w:rsidR="001C65A7">
          <w:rPr>
            <w:rFonts w:asciiTheme="majorBidi" w:hAnsiTheme="majorBidi" w:cstheme="majorBidi"/>
            <w:b/>
            <w:bCs/>
            <w:sz w:val="20"/>
            <w:szCs w:val="20"/>
          </w:rPr>
          <w:t>Jirachai</w:t>
        </w:r>
        <w:proofErr w:type="spellEnd"/>
        <w:r w:rsidR="001C65A7" w:rsidRPr="00DF2829">
          <w:rPr>
            <w:rFonts w:asciiTheme="majorBidi" w:hAnsiTheme="majorBidi" w:cstheme="majorBidi"/>
            <w:b/>
            <w:bCs/>
            <w:sz w:val="20"/>
            <w:szCs w:val="20"/>
          </w:rPr>
          <w:t xml:space="preserve"> </w:t>
        </w:r>
      </w:ins>
    </w:p>
    <w:p w14:paraId="3C0028EF" w14:textId="2B78E739" w:rsidR="00AF362D" w:rsidRPr="00DF2829" w:rsidRDefault="00AF362D" w:rsidP="00712575">
      <w:pPr>
        <w:pStyle w:val="ListParagraph"/>
        <w:spacing w:after="0"/>
        <w:ind w:left="1134"/>
        <w:jc w:val="both"/>
        <w:rPr>
          <w:rFonts w:asciiTheme="majorBidi" w:hAnsiTheme="majorBidi" w:cstheme="majorBidi"/>
          <w:sz w:val="20"/>
          <w:szCs w:val="20"/>
        </w:rPr>
      </w:pPr>
      <w:r w:rsidRPr="00DF2829">
        <w:rPr>
          <w:rFonts w:asciiTheme="majorBidi" w:hAnsiTheme="majorBidi" w:cstheme="majorBidi"/>
          <w:sz w:val="20"/>
          <w:szCs w:val="20"/>
        </w:rPr>
        <w:t xml:space="preserve">Address: </w:t>
      </w:r>
      <w:r w:rsidRPr="00DF2829">
        <w:rPr>
          <w:rFonts w:asciiTheme="majorBidi" w:hAnsiTheme="majorBidi" w:cstheme="majorBidi"/>
          <w:sz w:val="20"/>
          <w:szCs w:val="20"/>
          <w:highlight w:val="yellow"/>
        </w:rPr>
        <w:t>[**]</w:t>
      </w:r>
    </w:p>
    <w:p w14:paraId="599C9D89" w14:textId="4C26744A" w:rsidR="00AF362D" w:rsidRPr="00DF2829" w:rsidRDefault="00AF362D" w:rsidP="00712575">
      <w:pPr>
        <w:pStyle w:val="ListParagraph"/>
        <w:spacing w:after="0"/>
        <w:ind w:left="1134"/>
        <w:jc w:val="both"/>
        <w:rPr>
          <w:rFonts w:asciiTheme="majorBidi" w:hAnsiTheme="majorBidi" w:cstheme="majorBidi"/>
          <w:sz w:val="20"/>
          <w:szCs w:val="20"/>
        </w:rPr>
      </w:pPr>
      <w:r w:rsidRPr="00DF2829">
        <w:rPr>
          <w:rFonts w:asciiTheme="majorBidi" w:hAnsiTheme="majorBidi" w:cstheme="majorBidi"/>
          <w:sz w:val="20"/>
          <w:szCs w:val="20"/>
        </w:rPr>
        <w:t>Telephone:</w:t>
      </w:r>
      <w:r w:rsidRPr="00DF2829">
        <w:rPr>
          <w:rFonts w:asciiTheme="majorBidi" w:hAnsiTheme="majorBidi" w:cstheme="majorBidi"/>
          <w:sz w:val="20"/>
          <w:szCs w:val="20"/>
          <w:highlight w:val="yellow"/>
        </w:rPr>
        <w:t xml:space="preserve"> [**]</w:t>
      </w:r>
    </w:p>
    <w:p w14:paraId="45F8A5BB" w14:textId="5ABCAD47" w:rsidR="00AF362D" w:rsidRPr="00DF2829" w:rsidRDefault="00AF362D" w:rsidP="00AF362D">
      <w:pPr>
        <w:pStyle w:val="ListParagraph"/>
        <w:spacing w:after="0"/>
        <w:ind w:left="1134"/>
        <w:jc w:val="both"/>
        <w:rPr>
          <w:rFonts w:asciiTheme="majorBidi" w:hAnsiTheme="majorBidi" w:cstheme="majorBidi"/>
          <w:sz w:val="20"/>
          <w:szCs w:val="20"/>
        </w:rPr>
      </w:pPr>
      <w:r w:rsidRPr="00DF2829">
        <w:rPr>
          <w:rFonts w:asciiTheme="majorBidi" w:hAnsiTheme="majorBidi" w:cstheme="majorBidi"/>
          <w:sz w:val="20"/>
          <w:szCs w:val="20"/>
        </w:rPr>
        <w:t xml:space="preserve">Email: </w:t>
      </w:r>
      <w:r w:rsidRPr="00DF2829">
        <w:rPr>
          <w:rFonts w:asciiTheme="majorBidi" w:hAnsiTheme="majorBidi" w:cstheme="majorBidi"/>
          <w:sz w:val="20"/>
          <w:szCs w:val="20"/>
          <w:highlight w:val="yellow"/>
        </w:rPr>
        <w:t>[**]</w:t>
      </w:r>
    </w:p>
    <w:p w14:paraId="0E17FF82" w14:textId="77777777" w:rsidR="00AF362D" w:rsidRPr="00DF2829" w:rsidRDefault="00AF362D" w:rsidP="00AF362D">
      <w:pPr>
        <w:pStyle w:val="ListParagraph"/>
        <w:spacing w:after="0"/>
        <w:ind w:left="1134"/>
        <w:jc w:val="both"/>
        <w:rPr>
          <w:rFonts w:asciiTheme="majorBidi" w:hAnsiTheme="majorBidi" w:cstheme="majorBidi"/>
          <w:sz w:val="20"/>
          <w:szCs w:val="20"/>
        </w:rPr>
      </w:pPr>
    </w:p>
    <w:p w14:paraId="28DBF6A3" w14:textId="77777777" w:rsidR="00AF362D" w:rsidRPr="00DF2829" w:rsidRDefault="00AF362D" w:rsidP="00AF362D">
      <w:pPr>
        <w:pStyle w:val="ListParagraph"/>
        <w:spacing w:after="0"/>
        <w:ind w:left="1134"/>
        <w:jc w:val="both"/>
        <w:rPr>
          <w:rFonts w:asciiTheme="majorBidi" w:hAnsiTheme="majorBidi" w:cstheme="majorBidi"/>
          <w:b/>
          <w:bCs/>
          <w:sz w:val="20"/>
          <w:szCs w:val="20"/>
        </w:rPr>
      </w:pPr>
      <w:r w:rsidRPr="00DF2829">
        <w:rPr>
          <w:rFonts w:asciiTheme="majorBidi" w:hAnsiTheme="majorBidi" w:cstheme="majorBidi"/>
          <w:b/>
          <w:bCs/>
          <w:sz w:val="20"/>
          <w:szCs w:val="20"/>
        </w:rPr>
        <w:t xml:space="preserve">Ryan </w:t>
      </w:r>
    </w:p>
    <w:p w14:paraId="1991A655" w14:textId="77777777" w:rsidR="00AF362D" w:rsidRPr="00DF2829" w:rsidRDefault="00AF362D" w:rsidP="00AF362D">
      <w:pPr>
        <w:pStyle w:val="ListParagraph"/>
        <w:spacing w:after="0"/>
        <w:ind w:left="1134"/>
        <w:jc w:val="both"/>
        <w:rPr>
          <w:rFonts w:asciiTheme="majorBidi" w:hAnsiTheme="majorBidi" w:cstheme="majorBidi"/>
          <w:sz w:val="20"/>
          <w:szCs w:val="20"/>
        </w:rPr>
      </w:pPr>
      <w:r w:rsidRPr="00DF2829">
        <w:rPr>
          <w:rFonts w:asciiTheme="majorBidi" w:hAnsiTheme="majorBidi" w:cstheme="majorBidi"/>
          <w:sz w:val="20"/>
          <w:szCs w:val="20"/>
        </w:rPr>
        <w:t xml:space="preserve">Address: </w:t>
      </w:r>
      <w:r w:rsidRPr="00DF2829">
        <w:rPr>
          <w:rFonts w:asciiTheme="majorBidi" w:hAnsiTheme="majorBidi" w:cstheme="majorBidi"/>
          <w:sz w:val="20"/>
          <w:szCs w:val="20"/>
          <w:highlight w:val="yellow"/>
        </w:rPr>
        <w:t>[**]</w:t>
      </w:r>
    </w:p>
    <w:p w14:paraId="03A6B990" w14:textId="77777777" w:rsidR="00AF362D" w:rsidRPr="00DF2829" w:rsidRDefault="00AF362D" w:rsidP="00AF362D">
      <w:pPr>
        <w:pStyle w:val="ListParagraph"/>
        <w:spacing w:after="0"/>
        <w:ind w:left="1134"/>
        <w:jc w:val="both"/>
        <w:rPr>
          <w:rFonts w:asciiTheme="majorBidi" w:hAnsiTheme="majorBidi" w:cstheme="majorBidi"/>
          <w:sz w:val="20"/>
          <w:szCs w:val="20"/>
        </w:rPr>
      </w:pPr>
      <w:r w:rsidRPr="00DF2829">
        <w:rPr>
          <w:rFonts w:asciiTheme="majorBidi" w:hAnsiTheme="majorBidi" w:cstheme="majorBidi"/>
          <w:sz w:val="20"/>
          <w:szCs w:val="20"/>
        </w:rPr>
        <w:t>Telephone:</w:t>
      </w:r>
      <w:r w:rsidRPr="00DF2829">
        <w:rPr>
          <w:rFonts w:asciiTheme="majorBidi" w:hAnsiTheme="majorBidi" w:cstheme="majorBidi"/>
          <w:sz w:val="20"/>
          <w:szCs w:val="20"/>
          <w:highlight w:val="yellow"/>
        </w:rPr>
        <w:t xml:space="preserve"> [**]</w:t>
      </w:r>
    </w:p>
    <w:p w14:paraId="450340DB" w14:textId="2E298302" w:rsidR="00AF362D" w:rsidRPr="00DF2829" w:rsidRDefault="00AF362D" w:rsidP="00AF362D">
      <w:pPr>
        <w:pStyle w:val="ListParagraph"/>
        <w:spacing w:after="0"/>
        <w:ind w:left="1134"/>
        <w:jc w:val="both"/>
        <w:rPr>
          <w:rFonts w:asciiTheme="majorBidi" w:hAnsiTheme="majorBidi" w:cstheme="majorBidi"/>
          <w:sz w:val="20"/>
          <w:szCs w:val="20"/>
        </w:rPr>
      </w:pPr>
      <w:r w:rsidRPr="00DF2829">
        <w:rPr>
          <w:rFonts w:asciiTheme="majorBidi" w:hAnsiTheme="majorBidi" w:cstheme="majorBidi"/>
          <w:sz w:val="20"/>
          <w:szCs w:val="20"/>
        </w:rPr>
        <w:t xml:space="preserve">Email: </w:t>
      </w:r>
      <w:r w:rsidRPr="00DF2829">
        <w:rPr>
          <w:rFonts w:asciiTheme="majorBidi" w:hAnsiTheme="majorBidi" w:cstheme="majorBidi"/>
          <w:sz w:val="20"/>
          <w:szCs w:val="20"/>
          <w:highlight w:val="yellow"/>
        </w:rPr>
        <w:t>[**]</w:t>
      </w:r>
    </w:p>
    <w:p w14:paraId="4B61341E" w14:textId="77777777" w:rsidR="00AF362D" w:rsidRPr="00DF2829" w:rsidRDefault="00AF362D" w:rsidP="00AF362D">
      <w:pPr>
        <w:pStyle w:val="ListParagraph"/>
        <w:spacing w:after="0"/>
        <w:ind w:left="1134"/>
        <w:jc w:val="both"/>
        <w:rPr>
          <w:rFonts w:asciiTheme="majorBidi" w:hAnsiTheme="majorBidi" w:cstheme="majorBidi"/>
          <w:sz w:val="20"/>
          <w:szCs w:val="20"/>
        </w:rPr>
      </w:pPr>
    </w:p>
    <w:p w14:paraId="657109CB" w14:textId="3F3A5FB6" w:rsidR="00AF362D" w:rsidRPr="00DF2829" w:rsidRDefault="00AF362D" w:rsidP="00AF362D">
      <w:pPr>
        <w:pStyle w:val="ListParagraph"/>
        <w:spacing w:after="0"/>
        <w:ind w:left="1134"/>
        <w:jc w:val="both"/>
        <w:rPr>
          <w:rFonts w:asciiTheme="majorBidi" w:hAnsiTheme="majorBidi" w:cstheme="majorBidi"/>
          <w:b/>
          <w:bCs/>
          <w:sz w:val="20"/>
          <w:szCs w:val="20"/>
        </w:rPr>
      </w:pPr>
      <w:r w:rsidRPr="00DF2829">
        <w:rPr>
          <w:rFonts w:asciiTheme="majorBidi" w:hAnsiTheme="majorBidi" w:cstheme="majorBidi"/>
          <w:b/>
          <w:bCs/>
          <w:sz w:val="20"/>
          <w:szCs w:val="20"/>
        </w:rPr>
        <w:t>Teresa</w:t>
      </w:r>
    </w:p>
    <w:p w14:paraId="3C919680" w14:textId="77777777" w:rsidR="00AF362D" w:rsidRPr="00DF2829" w:rsidRDefault="00AF362D" w:rsidP="00AF362D">
      <w:pPr>
        <w:pStyle w:val="ListParagraph"/>
        <w:spacing w:after="0"/>
        <w:ind w:left="1134"/>
        <w:jc w:val="both"/>
        <w:rPr>
          <w:rFonts w:asciiTheme="majorBidi" w:hAnsiTheme="majorBidi" w:cstheme="majorBidi"/>
          <w:sz w:val="20"/>
          <w:szCs w:val="20"/>
        </w:rPr>
      </w:pPr>
      <w:r w:rsidRPr="00DF2829">
        <w:rPr>
          <w:rFonts w:asciiTheme="majorBidi" w:hAnsiTheme="majorBidi" w:cstheme="majorBidi"/>
          <w:sz w:val="20"/>
          <w:szCs w:val="20"/>
        </w:rPr>
        <w:t xml:space="preserve">Address: </w:t>
      </w:r>
      <w:r w:rsidRPr="00DF2829">
        <w:rPr>
          <w:rFonts w:asciiTheme="majorBidi" w:hAnsiTheme="majorBidi" w:cstheme="majorBidi"/>
          <w:sz w:val="20"/>
          <w:szCs w:val="20"/>
          <w:highlight w:val="yellow"/>
        </w:rPr>
        <w:t>[**]</w:t>
      </w:r>
    </w:p>
    <w:p w14:paraId="3847799A" w14:textId="77777777" w:rsidR="00AF362D" w:rsidRPr="00DF2829" w:rsidRDefault="00AF362D" w:rsidP="00AF362D">
      <w:pPr>
        <w:pStyle w:val="ListParagraph"/>
        <w:spacing w:after="0"/>
        <w:ind w:left="1134"/>
        <w:jc w:val="both"/>
        <w:rPr>
          <w:rFonts w:asciiTheme="majorBidi" w:hAnsiTheme="majorBidi" w:cstheme="majorBidi"/>
          <w:sz w:val="20"/>
          <w:szCs w:val="20"/>
        </w:rPr>
      </w:pPr>
      <w:r w:rsidRPr="00DF2829">
        <w:rPr>
          <w:rFonts w:asciiTheme="majorBidi" w:hAnsiTheme="majorBidi" w:cstheme="majorBidi"/>
          <w:sz w:val="20"/>
          <w:szCs w:val="20"/>
        </w:rPr>
        <w:t>Telephone:</w:t>
      </w:r>
      <w:r w:rsidRPr="00DF2829">
        <w:rPr>
          <w:rFonts w:asciiTheme="majorBidi" w:hAnsiTheme="majorBidi" w:cstheme="majorBidi"/>
          <w:sz w:val="20"/>
          <w:szCs w:val="20"/>
          <w:highlight w:val="yellow"/>
        </w:rPr>
        <w:t xml:space="preserve"> [**]</w:t>
      </w:r>
    </w:p>
    <w:p w14:paraId="40A3C2B2" w14:textId="2910DF44" w:rsidR="00AF362D" w:rsidRPr="00DF2829" w:rsidRDefault="00AF362D" w:rsidP="00AF362D">
      <w:pPr>
        <w:pStyle w:val="ListParagraph"/>
        <w:spacing w:after="0"/>
        <w:ind w:left="1134"/>
        <w:jc w:val="both"/>
        <w:rPr>
          <w:rFonts w:asciiTheme="majorBidi" w:hAnsiTheme="majorBidi" w:cstheme="majorBidi"/>
          <w:sz w:val="20"/>
          <w:szCs w:val="20"/>
        </w:rPr>
      </w:pPr>
      <w:r w:rsidRPr="00DF2829">
        <w:rPr>
          <w:rFonts w:asciiTheme="majorBidi" w:hAnsiTheme="majorBidi" w:cstheme="majorBidi"/>
          <w:sz w:val="20"/>
          <w:szCs w:val="20"/>
        </w:rPr>
        <w:t xml:space="preserve">Email: </w:t>
      </w:r>
      <w:r w:rsidRPr="00DF2829">
        <w:rPr>
          <w:rFonts w:asciiTheme="majorBidi" w:hAnsiTheme="majorBidi" w:cstheme="majorBidi"/>
          <w:sz w:val="20"/>
          <w:szCs w:val="20"/>
          <w:highlight w:val="yellow"/>
        </w:rPr>
        <w:t>[**]</w:t>
      </w:r>
    </w:p>
    <w:p w14:paraId="0B732163" w14:textId="77777777" w:rsidR="00AF362D" w:rsidRPr="00DF2829" w:rsidRDefault="00AF362D" w:rsidP="00AF362D">
      <w:pPr>
        <w:pStyle w:val="ListParagraph"/>
        <w:spacing w:after="0"/>
        <w:ind w:left="1134"/>
        <w:jc w:val="both"/>
        <w:rPr>
          <w:rFonts w:asciiTheme="majorBidi" w:hAnsiTheme="majorBidi" w:cstheme="majorBidi"/>
          <w:sz w:val="20"/>
          <w:szCs w:val="20"/>
        </w:rPr>
      </w:pPr>
    </w:p>
    <w:p w14:paraId="1D285569" w14:textId="28429ABA" w:rsidR="00AF362D" w:rsidRPr="00DF2829" w:rsidRDefault="00AF362D" w:rsidP="00AF362D">
      <w:pPr>
        <w:pStyle w:val="ListParagraph"/>
        <w:spacing w:after="0"/>
        <w:ind w:left="1134"/>
        <w:jc w:val="both"/>
        <w:rPr>
          <w:rFonts w:asciiTheme="majorBidi" w:hAnsiTheme="majorBidi" w:cstheme="majorBidi"/>
          <w:b/>
          <w:bCs/>
          <w:sz w:val="20"/>
          <w:szCs w:val="20"/>
        </w:rPr>
      </w:pPr>
      <w:r w:rsidRPr="00DF2829">
        <w:rPr>
          <w:rFonts w:asciiTheme="majorBidi" w:hAnsiTheme="majorBidi" w:cstheme="majorBidi"/>
          <w:b/>
          <w:bCs/>
          <w:sz w:val="20"/>
          <w:szCs w:val="20"/>
        </w:rPr>
        <w:t xml:space="preserve">Ketut </w:t>
      </w:r>
    </w:p>
    <w:p w14:paraId="2F615AE3" w14:textId="77777777" w:rsidR="00AF362D" w:rsidRPr="00DF2829" w:rsidRDefault="00AF362D" w:rsidP="00AF362D">
      <w:pPr>
        <w:pStyle w:val="ListParagraph"/>
        <w:spacing w:after="0"/>
        <w:ind w:left="1134"/>
        <w:jc w:val="both"/>
        <w:rPr>
          <w:rFonts w:asciiTheme="majorBidi" w:hAnsiTheme="majorBidi" w:cstheme="majorBidi"/>
          <w:sz w:val="20"/>
          <w:szCs w:val="20"/>
        </w:rPr>
      </w:pPr>
      <w:r w:rsidRPr="00DF2829">
        <w:rPr>
          <w:rFonts w:asciiTheme="majorBidi" w:hAnsiTheme="majorBidi" w:cstheme="majorBidi"/>
          <w:sz w:val="20"/>
          <w:szCs w:val="20"/>
        </w:rPr>
        <w:t xml:space="preserve">Address: </w:t>
      </w:r>
      <w:r w:rsidRPr="00DF2829">
        <w:rPr>
          <w:rFonts w:asciiTheme="majorBidi" w:hAnsiTheme="majorBidi" w:cstheme="majorBidi"/>
          <w:sz w:val="20"/>
          <w:szCs w:val="20"/>
          <w:highlight w:val="yellow"/>
        </w:rPr>
        <w:t>[**]</w:t>
      </w:r>
    </w:p>
    <w:p w14:paraId="44E883B7" w14:textId="77777777" w:rsidR="00AF362D" w:rsidRPr="00DF2829" w:rsidRDefault="00AF362D" w:rsidP="00AF362D">
      <w:pPr>
        <w:pStyle w:val="ListParagraph"/>
        <w:spacing w:after="0"/>
        <w:ind w:left="1134"/>
        <w:jc w:val="both"/>
        <w:rPr>
          <w:rFonts w:asciiTheme="majorBidi" w:hAnsiTheme="majorBidi" w:cstheme="majorBidi"/>
          <w:sz w:val="20"/>
          <w:szCs w:val="20"/>
        </w:rPr>
      </w:pPr>
      <w:r w:rsidRPr="00DF2829">
        <w:rPr>
          <w:rFonts w:asciiTheme="majorBidi" w:hAnsiTheme="majorBidi" w:cstheme="majorBidi"/>
          <w:sz w:val="20"/>
          <w:szCs w:val="20"/>
        </w:rPr>
        <w:t>Telephone:</w:t>
      </w:r>
      <w:r w:rsidRPr="00DF2829">
        <w:rPr>
          <w:rFonts w:asciiTheme="majorBidi" w:hAnsiTheme="majorBidi" w:cstheme="majorBidi"/>
          <w:sz w:val="20"/>
          <w:szCs w:val="20"/>
          <w:highlight w:val="yellow"/>
        </w:rPr>
        <w:t xml:space="preserve"> [**]</w:t>
      </w:r>
    </w:p>
    <w:p w14:paraId="25B7F46A" w14:textId="2711E7BD" w:rsidR="00AF362D" w:rsidRPr="00DF2829" w:rsidRDefault="00AF362D" w:rsidP="00AF362D">
      <w:pPr>
        <w:pStyle w:val="ListParagraph"/>
        <w:spacing w:after="0"/>
        <w:ind w:left="1134"/>
        <w:jc w:val="both"/>
        <w:rPr>
          <w:rFonts w:asciiTheme="majorBidi" w:hAnsiTheme="majorBidi" w:cstheme="majorBidi"/>
          <w:sz w:val="20"/>
          <w:szCs w:val="20"/>
        </w:rPr>
      </w:pPr>
      <w:r w:rsidRPr="00DF2829">
        <w:rPr>
          <w:rFonts w:asciiTheme="majorBidi" w:hAnsiTheme="majorBidi" w:cstheme="majorBidi"/>
          <w:sz w:val="20"/>
          <w:szCs w:val="20"/>
        </w:rPr>
        <w:t xml:space="preserve">Email: </w:t>
      </w:r>
      <w:r w:rsidRPr="00DF2829">
        <w:rPr>
          <w:rFonts w:asciiTheme="majorBidi" w:hAnsiTheme="majorBidi" w:cstheme="majorBidi"/>
          <w:sz w:val="20"/>
          <w:szCs w:val="20"/>
          <w:highlight w:val="yellow"/>
        </w:rPr>
        <w:t>[**]</w:t>
      </w:r>
    </w:p>
    <w:p w14:paraId="199D414F" w14:textId="77777777" w:rsidR="00712575" w:rsidRPr="00DF2829" w:rsidRDefault="00712575" w:rsidP="00712575">
      <w:pPr>
        <w:pStyle w:val="ListParagraph"/>
        <w:rPr>
          <w:rFonts w:asciiTheme="majorBidi" w:hAnsiTheme="majorBidi" w:cstheme="majorBidi"/>
          <w:sz w:val="20"/>
          <w:szCs w:val="20"/>
        </w:rPr>
      </w:pPr>
    </w:p>
    <w:p w14:paraId="7C3508BD" w14:textId="179E1BCD" w:rsidR="00712575" w:rsidRPr="00DF2829" w:rsidRDefault="00AF362D" w:rsidP="00AF362D">
      <w:pPr>
        <w:pStyle w:val="ListParagraph"/>
        <w:numPr>
          <w:ilvl w:val="0"/>
          <w:numId w:val="25"/>
        </w:numPr>
        <w:spacing w:after="0"/>
        <w:ind w:left="1134" w:hanging="567"/>
        <w:jc w:val="both"/>
        <w:rPr>
          <w:rFonts w:asciiTheme="majorBidi" w:hAnsiTheme="majorBidi" w:cstheme="majorBidi"/>
          <w:sz w:val="20"/>
          <w:szCs w:val="20"/>
        </w:rPr>
      </w:pPr>
      <w:r w:rsidRPr="00DF2829">
        <w:rPr>
          <w:rFonts w:asciiTheme="majorBidi" w:hAnsiTheme="majorBidi" w:cstheme="majorBidi"/>
          <w:sz w:val="20"/>
          <w:szCs w:val="20"/>
        </w:rPr>
        <w:t>Each Party may change its address or addresses by giving written notice of the changes to the other Parties.</w:t>
      </w:r>
    </w:p>
    <w:p w14:paraId="525068A9" w14:textId="77777777" w:rsidR="00AF362D" w:rsidRPr="00DF2829" w:rsidRDefault="00AF362D" w:rsidP="00AF362D">
      <w:pPr>
        <w:pStyle w:val="ListParagraph"/>
        <w:spacing w:after="0"/>
        <w:ind w:left="1134"/>
        <w:jc w:val="both"/>
        <w:rPr>
          <w:rFonts w:asciiTheme="majorBidi" w:hAnsiTheme="majorBidi" w:cstheme="majorBidi"/>
          <w:sz w:val="20"/>
          <w:szCs w:val="20"/>
        </w:rPr>
      </w:pPr>
    </w:p>
    <w:p w14:paraId="0B9FEF85" w14:textId="435638C4" w:rsidR="00AF362D" w:rsidRPr="00DF2829" w:rsidRDefault="00AF362D" w:rsidP="00AF362D">
      <w:pPr>
        <w:pStyle w:val="ListParagraph"/>
        <w:numPr>
          <w:ilvl w:val="0"/>
          <w:numId w:val="25"/>
        </w:numPr>
        <w:spacing w:after="0"/>
        <w:ind w:left="1134" w:hanging="567"/>
        <w:jc w:val="both"/>
        <w:rPr>
          <w:rFonts w:asciiTheme="majorBidi" w:hAnsiTheme="majorBidi" w:cstheme="majorBidi"/>
          <w:sz w:val="20"/>
          <w:szCs w:val="20"/>
        </w:rPr>
      </w:pPr>
      <w:r w:rsidRPr="00DF2829">
        <w:rPr>
          <w:rFonts w:asciiTheme="majorBidi" w:hAnsiTheme="majorBidi" w:cstheme="majorBidi"/>
          <w:sz w:val="20"/>
          <w:szCs w:val="20"/>
        </w:rPr>
        <w:t>Any notice shall be deemed to have been duly given to the addressee thereof: (a) if hand delivered, on the day of delivery, (b) if given by email, on the Business Day on which such transmission is sent and confirmed, (c) if delivered by air courier, five (5) Business Days following the date it was sent; or (d) if mailed by registered mail, return receipt requested, five (5) Business Days following the date it was mailed, at such Party’s address as set forth above or at such other address as such Party shall have furnished to the other Party in writing in accordance with this provision.</w:t>
      </w:r>
    </w:p>
    <w:p w14:paraId="008A989A" w14:textId="77777777" w:rsidR="00AF362D" w:rsidRPr="00DF2829" w:rsidRDefault="00AF362D" w:rsidP="00AF362D">
      <w:pPr>
        <w:spacing w:after="0"/>
        <w:jc w:val="both"/>
        <w:rPr>
          <w:rFonts w:asciiTheme="majorBidi" w:hAnsiTheme="majorBidi" w:cstheme="majorBidi"/>
          <w:sz w:val="20"/>
          <w:szCs w:val="20"/>
        </w:rPr>
      </w:pPr>
    </w:p>
    <w:p w14:paraId="04061618" w14:textId="7673B2AC" w:rsidR="00AF362D" w:rsidRPr="00DF2829" w:rsidRDefault="00AF362D" w:rsidP="002E014F">
      <w:pPr>
        <w:pStyle w:val="ListParagraph"/>
        <w:numPr>
          <w:ilvl w:val="0"/>
          <w:numId w:val="20"/>
        </w:numPr>
        <w:spacing w:after="0"/>
        <w:ind w:left="567" w:hanging="567"/>
        <w:rPr>
          <w:rFonts w:asciiTheme="majorBidi" w:hAnsiTheme="majorBidi" w:cstheme="majorBidi"/>
          <w:sz w:val="20"/>
          <w:szCs w:val="20"/>
        </w:rPr>
      </w:pPr>
      <w:r w:rsidRPr="00DF2829">
        <w:rPr>
          <w:rFonts w:asciiTheme="majorBidi" w:hAnsiTheme="majorBidi" w:cstheme="majorBidi"/>
          <w:sz w:val="20"/>
          <w:szCs w:val="20"/>
        </w:rPr>
        <w:t>Governing Law</w:t>
      </w:r>
      <w:r w:rsidR="002B4E74" w:rsidRPr="00DF2829">
        <w:rPr>
          <w:rFonts w:asciiTheme="majorBidi" w:hAnsiTheme="majorBidi" w:cstheme="majorBidi"/>
          <w:sz w:val="20"/>
          <w:szCs w:val="20"/>
        </w:rPr>
        <w:t xml:space="preserve"> and Dispute Resolution </w:t>
      </w:r>
    </w:p>
    <w:p w14:paraId="6D83A3DE" w14:textId="77777777" w:rsidR="00AF362D" w:rsidRPr="00DF2829" w:rsidRDefault="00AF362D" w:rsidP="00AF362D">
      <w:pPr>
        <w:pStyle w:val="ListParagraph"/>
        <w:spacing w:after="0"/>
        <w:ind w:left="567"/>
        <w:rPr>
          <w:rFonts w:asciiTheme="majorBidi" w:hAnsiTheme="majorBidi" w:cstheme="majorBidi"/>
          <w:sz w:val="20"/>
          <w:szCs w:val="20"/>
        </w:rPr>
      </w:pPr>
    </w:p>
    <w:p w14:paraId="1E45544B" w14:textId="6E26F3AF" w:rsidR="00AF362D" w:rsidRPr="00DF2829" w:rsidRDefault="002B4E74" w:rsidP="002B4E74">
      <w:pPr>
        <w:pStyle w:val="ListParagraph"/>
        <w:numPr>
          <w:ilvl w:val="0"/>
          <w:numId w:val="26"/>
        </w:numPr>
        <w:spacing w:after="0"/>
        <w:jc w:val="both"/>
        <w:rPr>
          <w:rFonts w:asciiTheme="majorBidi" w:hAnsiTheme="majorBidi" w:cstheme="majorBidi"/>
          <w:sz w:val="20"/>
          <w:szCs w:val="20"/>
        </w:rPr>
      </w:pPr>
      <w:r w:rsidRPr="00DF2829">
        <w:rPr>
          <w:rFonts w:asciiTheme="majorBidi" w:hAnsiTheme="majorBidi" w:cstheme="majorBidi"/>
          <w:sz w:val="20"/>
          <w:szCs w:val="20"/>
        </w:rPr>
        <w:t>This Agreement, the rights and obligations of the Parties hereunder arising out of or in connection with it shall be governed and construed in accordance with the laws of the Republic of Indonesia.</w:t>
      </w:r>
    </w:p>
    <w:p w14:paraId="447AAC2C" w14:textId="77777777" w:rsidR="002B4E74" w:rsidRPr="00DF2829" w:rsidRDefault="002B4E74" w:rsidP="002B4E74">
      <w:pPr>
        <w:pStyle w:val="ListParagraph"/>
        <w:spacing w:after="0"/>
        <w:ind w:left="927"/>
        <w:jc w:val="both"/>
        <w:rPr>
          <w:rFonts w:asciiTheme="majorBidi" w:hAnsiTheme="majorBidi" w:cstheme="majorBidi"/>
          <w:sz w:val="20"/>
          <w:szCs w:val="20"/>
        </w:rPr>
      </w:pPr>
    </w:p>
    <w:p w14:paraId="4BA50315" w14:textId="0D4701F1" w:rsidR="002B4E74" w:rsidRPr="00DF2829" w:rsidRDefault="002B4E74" w:rsidP="002B4E74">
      <w:pPr>
        <w:pStyle w:val="ListParagraph"/>
        <w:numPr>
          <w:ilvl w:val="0"/>
          <w:numId w:val="26"/>
        </w:numPr>
        <w:spacing w:after="0"/>
        <w:jc w:val="both"/>
        <w:rPr>
          <w:rFonts w:asciiTheme="majorBidi" w:hAnsiTheme="majorBidi" w:cstheme="majorBidi"/>
          <w:sz w:val="20"/>
          <w:szCs w:val="20"/>
        </w:rPr>
      </w:pPr>
      <w:r w:rsidRPr="00DF2829">
        <w:rPr>
          <w:rFonts w:asciiTheme="majorBidi" w:hAnsiTheme="majorBidi" w:cstheme="majorBidi"/>
          <w:bCs/>
          <w:sz w:val="20"/>
          <w:szCs w:val="20"/>
          <w:lang w:val="en-AU"/>
        </w:rPr>
        <w:t>Any dispute arising out of or in connection with this contract, including any question regarding its existence, validity or termination (a “</w:t>
      </w:r>
      <w:r w:rsidRPr="00DF2829">
        <w:rPr>
          <w:rFonts w:asciiTheme="majorBidi" w:hAnsiTheme="majorBidi" w:cstheme="majorBidi"/>
          <w:b/>
          <w:sz w:val="20"/>
          <w:szCs w:val="20"/>
          <w:lang w:val="en-AU"/>
        </w:rPr>
        <w:t>Dispute</w:t>
      </w:r>
      <w:r w:rsidRPr="00DF2829">
        <w:rPr>
          <w:rFonts w:asciiTheme="majorBidi" w:hAnsiTheme="majorBidi" w:cstheme="majorBidi"/>
          <w:bCs/>
          <w:sz w:val="20"/>
          <w:szCs w:val="20"/>
          <w:lang w:val="en-AU"/>
        </w:rPr>
        <w:t xml:space="preserve">”), the Parties shall, in the first instance, attempt in good faith to resolve such Dispute through negotiations. The Parties shall engage in such negotiations for a minimum period of thirty (30) days from the date on which a Party notifies the other Party of the existence of the Dispute. Failing such resolution within the said thirty (30) day period, Dispute shall be referred to and finally resolved by </w:t>
      </w:r>
      <w:r w:rsidRPr="00DF2829">
        <w:rPr>
          <w:rFonts w:asciiTheme="majorBidi" w:hAnsiTheme="majorBidi" w:cstheme="majorBidi"/>
          <w:bCs/>
          <w:sz w:val="20"/>
          <w:szCs w:val="20"/>
          <w:highlight w:val="yellow"/>
          <w:lang w:val="en-AU"/>
        </w:rPr>
        <w:t>[</w:t>
      </w:r>
      <w:r w:rsidRPr="00DF2829">
        <w:rPr>
          <w:rFonts w:asciiTheme="majorBidi" w:hAnsiTheme="majorBidi" w:cstheme="majorBidi"/>
          <w:bCs/>
          <w:i/>
          <w:iCs/>
          <w:sz w:val="20"/>
          <w:szCs w:val="20"/>
          <w:highlight w:val="yellow"/>
          <w:lang w:val="en-AU"/>
        </w:rPr>
        <w:t>Denpasar District Court</w:t>
      </w:r>
      <w:r w:rsidRPr="00DF2829">
        <w:rPr>
          <w:rFonts w:asciiTheme="majorBidi" w:hAnsiTheme="majorBidi" w:cstheme="majorBidi"/>
          <w:bCs/>
          <w:sz w:val="20"/>
          <w:szCs w:val="20"/>
          <w:highlight w:val="yellow"/>
          <w:lang w:val="en-AU"/>
        </w:rPr>
        <w:t>]</w:t>
      </w:r>
      <w:r w:rsidR="007879A2" w:rsidRPr="00DF2829">
        <w:rPr>
          <w:rFonts w:asciiTheme="majorBidi" w:hAnsiTheme="majorBidi" w:cstheme="majorBidi"/>
          <w:bCs/>
          <w:sz w:val="20"/>
          <w:szCs w:val="20"/>
          <w:lang w:val="en-AU"/>
        </w:rPr>
        <w:t>.</w:t>
      </w:r>
      <w:r w:rsidRPr="00DF2829">
        <w:rPr>
          <w:rFonts w:asciiTheme="majorBidi" w:hAnsiTheme="majorBidi" w:cstheme="majorBidi"/>
          <w:sz w:val="20"/>
          <w:szCs w:val="20"/>
        </w:rPr>
        <w:t xml:space="preserve"> </w:t>
      </w:r>
    </w:p>
    <w:p w14:paraId="029F6765" w14:textId="77777777" w:rsidR="008052D5" w:rsidRPr="00DF2829" w:rsidRDefault="008052D5" w:rsidP="008052D5">
      <w:pPr>
        <w:spacing w:after="0"/>
        <w:jc w:val="both"/>
        <w:rPr>
          <w:rFonts w:asciiTheme="majorBidi" w:hAnsiTheme="majorBidi" w:cstheme="majorBidi"/>
          <w:sz w:val="20"/>
          <w:szCs w:val="20"/>
        </w:rPr>
      </w:pPr>
    </w:p>
    <w:p w14:paraId="2E2E7ADB" w14:textId="77777777" w:rsidR="008052D5" w:rsidRPr="00DF2829" w:rsidRDefault="008052D5" w:rsidP="002E014F">
      <w:pPr>
        <w:pStyle w:val="ListParagraph"/>
        <w:numPr>
          <w:ilvl w:val="0"/>
          <w:numId w:val="20"/>
        </w:numPr>
        <w:spacing w:after="0"/>
        <w:ind w:left="567" w:hanging="567"/>
        <w:rPr>
          <w:rFonts w:asciiTheme="majorBidi" w:hAnsiTheme="majorBidi" w:cstheme="majorBidi"/>
          <w:sz w:val="20"/>
          <w:szCs w:val="20"/>
        </w:rPr>
      </w:pPr>
      <w:r w:rsidRPr="00DF2829">
        <w:rPr>
          <w:rFonts w:asciiTheme="majorBidi" w:hAnsiTheme="majorBidi" w:cstheme="majorBidi"/>
          <w:sz w:val="20"/>
          <w:szCs w:val="20"/>
        </w:rPr>
        <w:t xml:space="preserve">Language </w:t>
      </w:r>
    </w:p>
    <w:p w14:paraId="5AECE07E" w14:textId="77777777" w:rsidR="008052D5" w:rsidRPr="00DF2829" w:rsidRDefault="008052D5" w:rsidP="008052D5">
      <w:pPr>
        <w:pStyle w:val="ListParagraph"/>
        <w:spacing w:after="0"/>
        <w:ind w:left="567"/>
        <w:rPr>
          <w:rFonts w:asciiTheme="majorBidi" w:hAnsiTheme="majorBidi" w:cstheme="majorBidi"/>
          <w:sz w:val="20"/>
          <w:szCs w:val="20"/>
        </w:rPr>
      </w:pPr>
    </w:p>
    <w:p w14:paraId="2FC1329F" w14:textId="184FF02B" w:rsidR="0050085A" w:rsidRPr="00DF2829" w:rsidRDefault="0050085A" w:rsidP="00DF2829">
      <w:pPr>
        <w:pStyle w:val="ListParagraph"/>
        <w:spacing w:after="0"/>
        <w:ind w:left="567"/>
        <w:jc w:val="both"/>
        <w:rPr>
          <w:rFonts w:asciiTheme="majorBidi" w:hAnsiTheme="majorBidi" w:cstheme="majorBidi"/>
          <w:sz w:val="20"/>
          <w:szCs w:val="20"/>
        </w:rPr>
      </w:pPr>
      <w:r w:rsidRPr="00DF2829">
        <w:rPr>
          <w:rFonts w:asciiTheme="majorBidi" w:hAnsiTheme="majorBidi" w:cstheme="majorBidi"/>
          <w:sz w:val="20"/>
          <w:szCs w:val="20"/>
        </w:rPr>
        <w:t xml:space="preserve">This Agreement is executed in Indonesian and English. If there is any inconsistency between the Indonesian and English versions, to the extent permitted by law, the English version shall prevail, and the Parties agree to amend the Indonesian version </w:t>
      </w:r>
      <w:proofErr w:type="gramStart"/>
      <w:r w:rsidRPr="00DF2829">
        <w:rPr>
          <w:rFonts w:asciiTheme="majorBidi" w:hAnsiTheme="majorBidi" w:cstheme="majorBidi"/>
          <w:sz w:val="20"/>
          <w:szCs w:val="20"/>
        </w:rPr>
        <w:t>in order to</w:t>
      </w:r>
      <w:proofErr w:type="gramEnd"/>
      <w:r w:rsidRPr="00DF2829">
        <w:rPr>
          <w:rFonts w:asciiTheme="majorBidi" w:hAnsiTheme="majorBidi" w:cstheme="majorBidi"/>
          <w:sz w:val="20"/>
          <w:szCs w:val="20"/>
        </w:rPr>
        <w:t xml:space="preserve"> make the Indonesian version consistent with the relevant English version. </w:t>
      </w:r>
    </w:p>
    <w:p w14:paraId="3C297B75" w14:textId="330DE24D" w:rsidR="00BA4C1F" w:rsidRPr="00DF2829" w:rsidRDefault="00BA4C1F" w:rsidP="00DF2829">
      <w:pPr>
        <w:pStyle w:val="FAM90Section"/>
        <w:spacing w:after="0"/>
        <w:jc w:val="both"/>
        <w:rPr>
          <w:rFonts w:asciiTheme="majorBidi" w:hAnsiTheme="majorBidi" w:cstheme="majorBidi"/>
          <w:b w:val="0"/>
          <w:bCs w:val="0"/>
          <w:sz w:val="20"/>
          <w:szCs w:val="20"/>
        </w:rPr>
      </w:pPr>
    </w:p>
    <w:p w14:paraId="5D857875" w14:textId="77777777" w:rsidR="00BA4C1F" w:rsidRPr="00DF2829" w:rsidRDefault="00BA4C1F" w:rsidP="00BA1190">
      <w:pPr>
        <w:pStyle w:val="AODocTxtL1"/>
        <w:widowControl w:val="0"/>
        <w:numPr>
          <w:ilvl w:val="0"/>
          <w:numId w:val="0"/>
        </w:numPr>
        <w:spacing w:before="0" w:line="240" w:lineRule="auto"/>
        <w:rPr>
          <w:rFonts w:asciiTheme="majorBidi" w:hAnsiTheme="majorBidi" w:cstheme="majorBidi"/>
          <w:b/>
          <w:sz w:val="20"/>
          <w:szCs w:val="20"/>
        </w:rPr>
      </w:pPr>
    </w:p>
    <w:p w14:paraId="77F3098D" w14:textId="77777777" w:rsidR="00BA4C1F" w:rsidRPr="00DF2829" w:rsidRDefault="00BA4C1F" w:rsidP="00BA4C1F">
      <w:pPr>
        <w:pStyle w:val="AODocTxtL1"/>
        <w:widowControl w:val="0"/>
        <w:numPr>
          <w:ilvl w:val="0"/>
          <w:numId w:val="0"/>
        </w:numPr>
        <w:spacing w:before="0" w:line="240" w:lineRule="auto"/>
        <w:jc w:val="center"/>
        <w:rPr>
          <w:rFonts w:asciiTheme="majorBidi" w:hAnsiTheme="majorBidi" w:cstheme="majorBidi"/>
          <w:b/>
          <w:sz w:val="20"/>
          <w:szCs w:val="20"/>
        </w:rPr>
      </w:pPr>
    </w:p>
    <w:p w14:paraId="435F65FF" w14:textId="3A9EAF20" w:rsidR="00BA4C1F" w:rsidRPr="00DF2829" w:rsidDel="001C65A7" w:rsidRDefault="00BA4C1F" w:rsidP="00BA4C1F">
      <w:pPr>
        <w:pStyle w:val="AODocTxtL1"/>
        <w:widowControl w:val="0"/>
        <w:numPr>
          <w:ilvl w:val="0"/>
          <w:numId w:val="0"/>
        </w:numPr>
        <w:spacing w:before="0" w:line="240" w:lineRule="auto"/>
        <w:jc w:val="center"/>
        <w:rPr>
          <w:del w:id="76" w:author="Dentons - TA" w:date="2025-12-06T22:29:00Z" w16du:dateUtc="2025-12-06T15:29:00Z"/>
          <w:rFonts w:asciiTheme="majorBidi" w:hAnsiTheme="majorBidi" w:cstheme="majorBidi"/>
          <w:b/>
          <w:sz w:val="20"/>
          <w:szCs w:val="20"/>
        </w:rPr>
      </w:pPr>
    </w:p>
    <w:p w14:paraId="4A322F82" w14:textId="4EA7AC35" w:rsidR="00BA4C1F" w:rsidRPr="00DF2829" w:rsidDel="001C65A7" w:rsidRDefault="00BA4C1F" w:rsidP="00BA4C1F">
      <w:pPr>
        <w:pStyle w:val="AODocTxtL1"/>
        <w:widowControl w:val="0"/>
        <w:numPr>
          <w:ilvl w:val="0"/>
          <w:numId w:val="0"/>
        </w:numPr>
        <w:spacing w:before="0" w:line="240" w:lineRule="auto"/>
        <w:jc w:val="center"/>
        <w:rPr>
          <w:del w:id="77" w:author="Dentons - TA" w:date="2025-12-06T22:29:00Z" w16du:dateUtc="2025-12-06T15:29:00Z"/>
          <w:rFonts w:asciiTheme="majorBidi" w:hAnsiTheme="majorBidi" w:cstheme="majorBidi"/>
          <w:b/>
          <w:sz w:val="20"/>
          <w:szCs w:val="20"/>
        </w:rPr>
      </w:pPr>
      <w:del w:id="78" w:author="Dentons - TA" w:date="2025-12-06T22:29:00Z" w16du:dateUtc="2025-12-06T15:29:00Z">
        <w:r w:rsidRPr="00DF2829" w:rsidDel="001C65A7">
          <w:rPr>
            <w:rFonts w:asciiTheme="majorBidi" w:hAnsiTheme="majorBidi" w:cstheme="majorBidi"/>
            <w:b/>
            <w:sz w:val="20"/>
            <w:szCs w:val="20"/>
          </w:rPr>
          <w:delText>[SIGNATURES FOLLOW ON NEXT PAGE]</w:delText>
        </w:r>
      </w:del>
    </w:p>
    <w:p w14:paraId="02556752" w14:textId="77777777" w:rsidR="00BA4C1F" w:rsidRPr="00DF2829" w:rsidRDefault="00BA4C1F" w:rsidP="00BA4C1F">
      <w:pPr>
        <w:pStyle w:val="AODocTxtL1"/>
        <w:widowControl w:val="0"/>
        <w:numPr>
          <w:ilvl w:val="0"/>
          <w:numId w:val="0"/>
        </w:numPr>
        <w:spacing w:before="0" w:line="240" w:lineRule="auto"/>
        <w:rPr>
          <w:rFonts w:asciiTheme="majorBidi" w:hAnsiTheme="majorBidi" w:cstheme="majorBidi"/>
          <w:b/>
          <w:sz w:val="20"/>
          <w:szCs w:val="20"/>
        </w:rPr>
      </w:pPr>
    </w:p>
    <w:p w14:paraId="21696725" w14:textId="77777777" w:rsidR="00BA4C1F" w:rsidRDefault="00BA4C1F" w:rsidP="00BA4C1F">
      <w:pPr>
        <w:pStyle w:val="AODocTxtL1"/>
        <w:widowControl w:val="0"/>
        <w:numPr>
          <w:ilvl w:val="0"/>
          <w:numId w:val="0"/>
        </w:numPr>
        <w:spacing w:before="0" w:line="240" w:lineRule="auto"/>
        <w:rPr>
          <w:ins w:id="79" w:author="Dentons - TA" w:date="2025-12-06T22:34:00Z" w16du:dateUtc="2025-12-06T15:34:00Z"/>
          <w:rFonts w:asciiTheme="majorBidi" w:hAnsiTheme="majorBidi" w:cstheme="majorBidi"/>
          <w:b/>
          <w:sz w:val="20"/>
          <w:szCs w:val="20"/>
        </w:rPr>
      </w:pPr>
    </w:p>
    <w:p w14:paraId="7420419F" w14:textId="77777777" w:rsidR="001C65A7" w:rsidRDefault="001C65A7" w:rsidP="00BA4C1F">
      <w:pPr>
        <w:pStyle w:val="AODocTxtL1"/>
        <w:widowControl w:val="0"/>
        <w:numPr>
          <w:ilvl w:val="0"/>
          <w:numId w:val="0"/>
        </w:numPr>
        <w:spacing w:before="0" w:line="240" w:lineRule="auto"/>
        <w:rPr>
          <w:ins w:id="80" w:author="Dentons - TA" w:date="2025-12-06T22:34:00Z" w16du:dateUtc="2025-12-06T15:34:00Z"/>
          <w:rFonts w:asciiTheme="majorBidi" w:hAnsiTheme="majorBidi" w:cstheme="majorBidi"/>
          <w:b/>
          <w:sz w:val="20"/>
          <w:szCs w:val="20"/>
        </w:rPr>
      </w:pPr>
    </w:p>
    <w:p w14:paraId="74F1BDE0" w14:textId="77777777" w:rsidR="001C65A7" w:rsidRDefault="001C65A7" w:rsidP="00BA4C1F">
      <w:pPr>
        <w:pStyle w:val="AODocTxtL1"/>
        <w:widowControl w:val="0"/>
        <w:numPr>
          <w:ilvl w:val="0"/>
          <w:numId w:val="0"/>
        </w:numPr>
        <w:spacing w:before="0" w:line="240" w:lineRule="auto"/>
        <w:rPr>
          <w:ins w:id="81" w:author="Dentons - TA" w:date="2025-12-06T22:34:00Z" w16du:dateUtc="2025-12-06T15:34:00Z"/>
          <w:rFonts w:asciiTheme="majorBidi" w:hAnsiTheme="majorBidi" w:cstheme="majorBidi"/>
          <w:b/>
          <w:sz w:val="20"/>
          <w:szCs w:val="20"/>
        </w:rPr>
      </w:pPr>
    </w:p>
    <w:p w14:paraId="3B546138" w14:textId="77777777" w:rsidR="001C65A7" w:rsidRDefault="001C65A7" w:rsidP="00BA4C1F">
      <w:pPr>
        <w:pStyle w:val="AODocTxtL1"/>
        <w:widowControl w:val="0"/>
        <w:numPr>
          <w:ilvl w:val="0"/>
          <w:numId w:val="0"/>
        </w:numPr>
        <w:spacing w:before="0" w:line="240" w:lineRule="auto"/>
        <w:rPr>
          <w:ins w:id="82" w:author="Dentons - TA" w:date="2025-12-06T22:34:00Z" w16du:dateUtc="2025-12-06T15:34:00Z"/>
          <w:rFonts w:asciiTheme="majorBidi" w:hAnsiTheme="majorBidi" w:cstheme="majorBidi"/>
          <w:b/>
          <w:sz w:val="20"/>
          <w:szCs w:val="20"/>
        </w:rPr>
      </w:pPr>
    </w:p>
    <w:p w14:paraId="5683C6C6" w14:textId="77777777" w:rsidR="001C65A7" w:rsidRDefault="001C65A7" w:rsidP="00BA4C1F">
      <w:pPr>
        <w:pStyle w:val="AODocTxtL1"/>
        <w:widowControl w:val="0"/>
        <w:numPr>
          <w:ilvl w:val="0"/>
          <w:numId w:val="0"/>
        </w:numPr>
        <w:spacing w:before="0" w:line="240" w:lineRule="auto"/>
        <w:rPr>
          <w:ins w:id="83" w:author="Dentons - TA" w:date="2025-12-06T22:34:00Z" w16du:dateUtc="2025-12-06T15:34:00Z"/>
          <w:rFonts w:asciiTheme="majorBidi" w:hAnsiTheme="majorBidi" w:cstheme="majorBidi"/>
          <w:b/>
          <w:sz w:val="20"/>
          <w:szCs w:val="20"/>
        </w:rPr>
      </w:pPr>
    </w:p>
    <w:p w14:paraId="3C85E124" w14:textId="77777777" w:rsidR="001C65A7" w:rsidRDefault="001C65A7" w:rsidP="00BA4C1F">
      <w:pPr>
        <w:pStyle w:val="AODocTxtL1"/>
        <w:widowControl w:val="0"/>
        <w:numPr>
          <w:ilvl w:val="0"/>
          <w:numId w:val="0"/>
        </w:numPr>
        <w:spacing w:before="0" w:line="240" w:lineRule="auto"/>
        <w:rPr>
          <w:ins w:id="84" w:author="Dentons - TA" w:date="2025-12-06T22:34:00Z" w16du:dateUtc="2025-12-06T15:34:00Z"/>
          <w:rFonts w:asciiTheme="majorBidi" w:hAnsiTheme="majorBidi" w:cstheme="majorBidi"/>
          <w:b/>
          <w:sz w:val="20"/>
          <w:szCs w:val="20"/>
        </w:rPr>
      </w:pPr>
    </w:p>
    <w:p w14:paraId="0D37C378" w14:textId="77777777" w:rsidR="001C65A7" w:rsidRDefault="001C65A7" w:rsidP="00BA4C1F">
      <w:pPr>
        <w:pStyle w:val="AODocTxtL1"/>
        <w:widowControl w:val="0"/>
        <w:numPr>
          <w:ilvl w:val="0"/>
          <w:numId w:val="0"/>
        </w:numPr>
        <w:spacing w:before="0" w:line="240" w:lineRule="auto"/>
        <w:rPr>
          <w:ins w:id="85" w:author="Dentons - TA" w:date="2025-12-06T22:34:00Z" w16du:dateUtc="2025-12-06T15:34:00Z"/>
          <w:rFonts w:asciiTheme="majorBidi" w:hAnsiTheme="majorBidi" w:cstheme="majorBidi"/>
          <w:b/>
          <w:sz w:val="20"/>
          <w:szCs w:val="20"/>
        </w:rPr>
      </w:pPr>
    </w:p>
    <w:p w14:paraId="0F18CDBF" w14:textId="77777777" w:rsidR="001C65A7" w:rsidRDefault="001C65A7" w:rsidP="00BA4C1F">
      <w:pPr>
        <w:pStyle w:val="AODocTxtL1"/>
        <w:widowControl w:val="0"/>
        <w:numPr>
          <w:ilvl w:val="0"/>
          <w:numId w:val="0"/>
        </w:numPr>
        <w:spacing w:before="0" w:line="240" w:lineRule="auto"/>
        <w:rPr>
          <w:ins w:id="86" w:author="Dentons - TA" w:date="2025-12-06T22:34:00Z" w16du:dateUtc="2025-12-06T15:34:00Z"/>
          <w:rFonts w:asciiTheme="majorBidi" w:hAnsiTheme="majorBidi" w:cstheme="majorBidi"/>
          <w:b/>
          <w:sz w:val="20"/>
          <w:szCs w:val="20"/>
        </w:rPr>
      </w:pPr>
    </w:p>
    <w:p w14:paraId="366E4322" w14:textId="77777777" w:rsidR="001C65A7" w:rsidRDefault="001C65A7" w:rsidP="00BA4C1F">
      <w:pPr>
        <w:pStyle w:val="AODocTxtL1"/>
        <w:widowControl w:val="0"/>
        <w:numPr>
          <w:ilvl w:val="0"/>
          <w:numId w:val="0"/>
        </w:numPr>
        <w:spacing w:before="0" w:line="240" w:lineRule="auto"/>
        <w:rPr>
          <w:ins w:id="87" w:author="Dentons - TA" w:date="2025-12-06T22:34:00Z" w16du:dateUtc="2025-12-06T15:34:00Z"/>
          <w:rFonts w:asciiTheme="majorBidi" w:hAnsiTheme="majorBidi" w:cstheme="majorBidi"/>
          <w:b/>
          <w:sz w:val="20"/>
          <w:szCs w:val="20"/>
        </w:rPr>
      </w:pPr>
    </w:p>
    <w:p w14:paraId="58C62F16" w14:textId="77777777" w:rsidR="001C65A7" w:rsidRDefault="001C65A7" w:rsidP="00BA4C1F">
      <w:pPr>
        <w:pStyle w:val="AODocTxtL1"/>
        <w:widowControl w:val="0"/>
        <w:numPr>
          <w:ilvl w:val="0"/>
          <w:numId w:val="0"/>
        </w:numPr>
        <w:spacing w:before="0" w:line="240" w:lineRule="auto"/>
        <w:rPr>
          <w:ins w:id="88" w:author="Dentons - TA" w:date="2025-12-06T22:34:00Z" w16du:dateUtc="2025-12-06T15:34:00Z"/>
          <w:rFonts w:asciiTheme="majorBidi" w:hAnsiTheme="majorBidi" w:cstheme="majorBidi"/>
          <w:b/>
          <w:sz w:val="20"/>
          <w:szCs w:val="20"/>
        </w:rPr>
      </w:pPr>
    </w:p>
    <w:p w14:paraId="6E73AB68" w14:textId="77777777" w:rsidR="001C65A7" w:rsidRDefault="001C65A7" w:rsidP="00BA4C1F">
      <w:pPr>
        <w:pStyle w:val="AODocTxtL1"/>
        <w:widowControl w:val="0"/>
        <w:numPr>
          <w:ilvl w:val="0"/>
          <w:numId w:val="0"/>
        </w:numPr>
        <w:spacing w:before="0" w:line="240" w:lineRule="auto"/>
        <w:rPr>
          <w:ins w:id="89" w:author="Dentons - TA" w:date="2025-12-06T22:34:00Z" w16du:dateUtc="2025-12-06T15:34:00Z"/>
          <w:rFonts w:asciiTheme="majorBidi" w:hAnsiTheme="majorBidi" w:cstheme="majorBidi"/>
          <w:b/>
          <w:sz w:val="20"/>
          <w:szCs w:val="20"/>
        </w:rPr>
      </w:pPr>
    </w:p>
    <w:p w14:paraId="6913EA7C" w14:textId="77777777" w:rsidR="001C65A7" w:rsidRDefault="001C65A7" w:rsidP="00BA4C1F">
      <w:pPr>
        <w:pStyle w:val="AODocTxtL1"/>
        <w:widowControl w:val="0"/>
        <w:numPr>
          <w:ilvl w:val="0"/>
          <w:numId w:val="0"/>
        </w:numPr>
        <w:spacing w:before="0" w:line="240" w:lineRule="auto"/>
        <w:rPr>
          <w:ins w:id="90" w:author="Dentons - TA" w:date="2025-12-06T22:34:00Z" w16du:dateUtc="2025-12-06T15:34:00Z"/>
          <w:rFonts w:asciiTheme="majorBidi" w:hAnsiTheme="majorBidi" w:cstheme="majorBidi"/>
          <w:b/>
          <w:sz w:val="20"/>
          <w:szCs w:val="20"/>
        </w:rPr>
      </w:pPr>
    </w:p>
    <w:p w14:paraId="62F57F7C" w14:textId="77777777" w:rsidR="001C65A7" w:rsidRDefault="001C65A7" w:rsidP="00BA4C1F">
      <w:pPr>
        <w:pStyle w:val="AODocTxtL1"/>
        <w:widowControl w:val="0"/>
        <w:numPr>
          <w:ilvl w:val="0"/>
          <w:numId w:val="0"/>
        </w:numPr>
        <w:spacing w:before="0" w:line="240" w:lineRule="auto"/>
        <w:rPr>
          <w:ins w:id="91" w:author="Dentons - TA" w:date="2025-12-06T22:34:00Z" w16du:dateUtc="2025-12-06T15:34:00Z"/>
          <w:rFonts w:asciiTheme="majorBidi" w:hAnsiTheme="majorBidi" w:cstheme="majorBidi"/>
          <w:b/>
          <w:sz w:val="20"/>
          <w:szCs w:val="20"/>
        </w:rPr>
      </w:pPr>
    </w:p>
    <w:p w14:paraId="21C302E9" w14:textId="77777777" w:rsidR="001C65A7" w:rsidRDefault="001C65A7" w:rsidP="00BA4C1F">
      <w:pPr>
        <w:pStyle w:val="AODocTxtL1"/>
        <w:widowControl w:val="0"/>
        <w:numPr>
          <w:ilvl w:val="0"/>
          <w:numId w:val="0"/>
        </w:numPr>
        <w:spacing w:before="0" w:line="240" w:lineRule="auto"/>
        <w:rPr>
          <w:ins w:id="92" w:author="Dentons - TA" w:date="2025-12-06T22:34:00Z" w16du:dateUtc="2025-12-06T15:34:00Z"/>
          <w:rFonts w:asciiTheme="majorBidi" w:hAnsiTheme="majorBidi" w:cstheme="majorBidi"/>
          <w:b/>
          <w:sz w:val="20"/>
          <w:szCs w:val="20"/>
        </w:rPr>
      </w:pPr>
    </w:p>
    <w:p w14:paraId="64F72A20" w14:textId="77777777" w:rsidR="001C65A7" w:rsidRDefault="001C65A7" w:rsidP="00BA4C1F">
      <w:pPr>
        <w:pStyle w:val="AODocTxtL1"/>
        <w:widowControl w:val="0"/>
        <w:numPr>
          <w:ilvl w:val="0"/>
          <w:numId w:val="0"/>
        </w:numPr>
        <w:spacing w:before="0" w:line="240" w:lineRule="auto"/>
        <w:rPr>
          <w:ins w:id="93" w:author="Dentons - TA" w:date="2025-12-06T22:34:00Z" w16du:dateUtc="2025-12-06T15:34:00Z"/>
          <w:rFonts w:asciiTheme="majorBidi" w:hAnsiTheme="majorBidi" w:cstheme="majorBidi"/>
          <w:b/>
          <w:sz w:val="20"/>
          <w:szCs w:val="20"/>
        </w:rPr>
      </w:pPr>
    </w:p>
    <w:p w14:paraId="4437F8DC" w14:textId="77777777" w:rsidR="001C65A7" w:rsidRDefault="001C65A7" w:rsidP="00BA4C1F">
      <w:pPr>
        <w:pStyle w:val="AODocTxtL1"/>
        <w:widowControl w:val="0"/>
        <w:numPr>
          <w:ilvl w:val="0"/>
          <w:numId w:val="0"/>
        </w:numPr>
        <w:spacing w:before="0" w:line="240" w:lineRule="auto"/>
        <w:rPr>
          <w:ins w:id="94" w:author="Dentons - TA" w:date="2025-12-06T22:34:00Z" w16du:dateUtc="2025-12-06T15:34:00Z"/>
          <w:rFonts w:asciiTheme="majorBidi" w:hAnsiTheme="majorBidi" w:cstheme="majorBidi"/>
          <w:b/>
          <w:sz w:val="20"/>
          <w:szCs w:val="20"/>
        </w:rPr>
      </w:pPr>
    </w:p>
    <w:p w14:paraId="4DDB35E4" w14:textId="77777777" w:rsidR="001C65A7" w:rsidRDefault="001C65A7" w:rsidP="00BA4C1F">
      <w:pPr>
        <w:pStyle w:val="AODocTxtL1"/>
        <w:widowControl w:val="0"/>
        <w:numPr>
          <w:ilvl w:val="0"/>
          <w:numId w:val="0"/>
        </w:numPr>
        <w:spacing w:before="0" w:line="240" w:lineRule="auto"/>
        <w:rPr>
          <w:ins w:id="95" w:author="Dentons - TA" w:date="2025-12-06T22:34:00Z" w16du:dateUtc="2025-12-06T15:34:00Z"/>
          <w:rFonts w:asciiTheme="majorBidi" w:hAnsiTheme="majorBidi" w:cstheme="majorBidi"/>
          <w:b/>
          <w:sz w:val="20"/>
          <w:szCs w:val="20"/>
        </w:rPr>
      </w:pPr>
    </w:p>
    <w:p w14:paraId="482D4C46" w14:textId="77777777" w:rsidR="001C65A7" w:rsidRDefault="001C65A7" w:rsidP="00BA4C1F">
      <w:pPr>
        <w:pStyle w:val="AODocTxtL1"/>
        <w:widowControl w:val="0"/>
        <w:numPr>
          <w:ilvl w:val="0"/>
          <w:numId w:val="0"/>
        </w:numPr>
        <w:spacing w:before="0" w:line="240" w:lineRule="auto"/>
        <w:rPr>
          <w:ins w:id="96" w:author="Dentons - TA" w:date="2025-12-06T22:34:00Z" w16du:dateUtc="2025-12-06T15:34:00Z"/>
          <w:rFonts w:asciiTheme="majorBidi" w:hAnsiTheme="majorBidi" w:cstheme="majorBidi"/>
          <w:b/>
          <w:sz w:val="20"/>
          <w:szCs w:val="20"/>
        </w:rPr>
      </w:pPr>
    </w:p>
    <w:p w14:paraId="37BE6B8B" w14:textId="77777777" w:rsidR="001C65A7" w:rsidRDefault="001C65A7" w:rsidP="00BA4C1F">
      <w:pPr>
        <w:pStyle w:val="AODocTxtL1"/>
        <w:widowControl w:val="0"/>
        <w:numPr>
          <w:ilvl w:val="0"/>
          <w:numId w:val="0"/>
        </w:numPr>
        <w:spacing w:before="0" w:line="240" w:lineRule="auto"/>
        <w:rPr>
          <w:ins w:id="97" w:author="Dentons - TA" w:date="2025-12-06T22:34:00Z" w16du:dateUtc="2025-12-06T15:34:00Z"/>
          <w:rFonts w:asciiTheme="majorBidi" w:hAnsiTheme="majorBidi" w:cstheme="majorBidi"/>
          <w:b/>
          <w:sz w:val="20"/>
          <w:szCs w:val="20"/>
        </w:rPr>
      </w:pPr>
    </w:p>
    <w:p w14:paraId="2526885B" w14:textId="77777777" w:rsidR="001C65A7" w:rsidRDefault="001C65A7" w:rsidP="00BA4C1F">
      <w:pPr>
        <w:pStyle w:val="AODocTxtL1"/>
        <w:widowControl w:val="0"/>
        <w:numPr>
          <w:ilvl w:val="0"/>
          <w:numId w:val="0"/>
        </w:numPr>
        <w:spacing w:before="0" w:line="240" w:lineRule="auto"/>
        <w:rPr>
          <w:ins w:id="98" w:author="Dentons - TA" w:date="2025-12-06T22:34:00Z" w16du:dateUtc="2025-12-06T15:34:00Z"/>
          <w:rFonts w:asciiTheme="majorBidi" w:hAnsiTheme="majorBidi" w:cstheme="majorBidi"/>
          <w:b/>
          <w:sz w:val="20"/>
          <w:szCs w:val="20"/>
        </w:rPr>
      </w:pPr>
    </w:p>
    <w:p w14:paraId="743EA6FF" w14:textId="77777777" w:rsidR="001C65A7" w:rsidRDefault="001C65A7" w:rsidP="00BA4C1F">
      <w:pPr>
        <w:pStyle w:val="AODocTxtL1"/>
        <w:widowControl w:val="0"/>
        <w:numPr>
          <w:ilvl w:val="0"/>
          <w:numId w:val="0"/>
        </w:numPr>
        <w:spacing w:before="0" w:line="240" w:lineRule="auto"/>
        <w:rPr>
          <w:ins w:id="99" w:author="Dentons - TA" w:date="2025-12-06T22:34:00Z" w16du:dateUtc="2025-12-06T15:34:00Z"/>
          <w:rFonts w:asciiTheme="majorBidi" w:hAnsiTheme="majorBidi" w:cstheme="majorBidi"/>
          <w:b/>
          <w:sz w:val="20"/>
          <w:szCs w:val="20"/>
        </w:rPr>
      </w:pPr>
    </w:p>
    <w:p w14:paraId="74BB32BF" w14:textId="77777777" w:rsidR="001C65A7" w:rsidRDefault="001C65A7" w:rsidP="00BA4C1F">
      <w:pPr>
        <w:pStyle w:val="AODocTxtL1"/>
        <w:widowControl w:val="0"/>
        <w:numPr>
          <w:ilvl w:val="0"/>
          <w:numId w:val="0"/>
        </w:numPr>
        <w:spacing w:before="0" w:line="240" w:lineRule="auto"/>
        <w:rPr>
          <w:ins w:id="100" w:author="Dentons - TA" w:date="2025-12-06T22:34:00Z" w16du:dateUtc="2025-12-06T15:34:00Z"/>
          <w:rFonts w:asciiTheme="majorBidi" w:hAnsiTheme="majorBidi" w:cstheme="majorBidi"/>
          <w:b/>
          <w:sz w:val="20"/>
          <w:szCs w:val="20"/>
        </w:rPr>
      </w:pPr>
    </w:p>
    <w:p w14:paraId="4DB82F16" w14:textId="77777777" w:rsidR="001C65A7" w:rsidRDefault="001C65A7" w:rsidP="00BA4C1F">
      <w:pPr>
        <w:pStyle w:val="AODocTxtL1"/>
        <w:widowControl w:val="0"/>
        <w:numPr>
          <w:ilvl w:val="0"/>
          <w:numId w:val="0"/>
        </w:numPr>
        <w:spacing w:before="0" w:line="240" w:lineRule="auto"/>
        <w:rPr>
          <w:ins w:id="101" w:author="Dentons - TA" w:date="2025-12-06T22:34:00Z" w16du:dateUtc="2025-12-06T15:34:00Z"/>
          <w:rFonts w:asciiTheme="majorBidi" w:hAnsiTheme="majorBidi" w:cstheme="majorBidi"/>
          <w:b/>
          <w:sz w:val="20"/>
          <w:szCs w:val="20"/>
        </w:rPr>
      </w:pPr>
    </w:p>
    <w:p w14:paraId="65AA42A1" w14:textId="77777777" w:rsidR="001C65A7" w:rsidRDefault="001C65A7" w:rsidP="00BA4C1F">
      <w:pPr>
        <w:pStyle w:val="AODocTxtL1"/>
        <w:widowControl w:val="0"/>
        <w:numPr>
          <w:ilvl w:val="0"/>
          <w:numId w:val="0"/>
        </w:numPr>
        <w:spacing w:before="0" w:line="240" w:lineRule="auto"/>
        <w:rPr>
          <w:ins w:id="102" w:author="Dentons - TA" w:date="2025-12-06T22:34:00Z" w16du:dateUtc="2025-12-06T15:34:00Z"/>
          <w:rFonts w:asciiTheme="majorBidi" w:hAnsiTheme="majorBidi" w:cstheme="majorBidi"/>
          <w:b/>
          <w:sz w:val="20"/>
          <w:szCs w:val="20"/>
        </w:rPr>
      </w:pPr>
    </w:p>
    <w:p w14:paraId="3995DA78" w14:textId="77777777" w:rsidR="001C65A7" w:rsidRDefault="001C65A7" w:rsidP="00BA4C1F">
      <w:pPr>
        <w:pStyle w:val="AODocTxtL1"/>
        <w:widowControl w:val="0"/>
        <w:numPr>
          <w:ilvl w:val="0"/>
          <w:numId w:val="0"/>
        </w:numPr>
        <w:spacing w:before="0" w:line="240" w:lineRule="auto"/>
        <w:rPr>
          <w:ins w:id="103" w:author="Dentons - TA" w:date="2025-12-06T22:34:00Z" w16du:dateUtc="2025-12-06T15:34:00Z"/>
          <w:rFonts w:asciiTheme="majorBidi" w:hAnsiTheme="majorBidi" w:cstheme="majorBidi"/>
          <w:b/>
          <w:sz w:val="20"/>
          <w:szCs w:val="20"/>
        </w:rPr>
      </w:pPr>
    </w:p>
    <w:p w14:paraId="09188D06" w14:textId="77777777" w:rsidR="001C65A7" w:rsidRDefault="001C65A7" w:rsidP="00BA4C1F">
      <w:pPr>
        <w:pStyle w:val="AODocTxtL1"/>
        <w:widowControl w:val="0"/>
        <w:numPr>
          <w:ilvl w:val="0"/>
          <w:numId w:val="0"/>
        </w:numPr>
        <w:spacing w:before="0" w:line="240" w:lineRule="auto"/>
        <w:rPr>
          <w:ins w:id="104" w:author="Dentons - TA" w:date="2025-12-06T22:34:00Z" w16du:dateUtc="2025-12-06T15:34:00Z"/>
          <w:rFonts w:asciiTheme="majorBidi" w:hAnsiTheme="majorBidi" w:cstheme="majorBidi"/>
          <w:b/>
          <w:sz w:val="20"/>
          <w:szCs w:val="20"/>
        </w:rPr>
      </w:pPr>
    </w:p>
    <w:p w14:paraId="3D2D33BB" w14:textId="77777777" w:rsidR="001C65A7" w:rsidRDefault="001C65A7" w:rsidP="00BA4C1F">
      <w:pPr>
        <w:pStyle w:val="AODocTxtL1"/>
        <w:widowControl w:val="0"/>
        <w:numPr>
          <w:ilvl w:val="0"/>
          <w:numId w:val="0"/>
        </w:numPr>
        <w:spacing w:before="0" w:line="240" w:lineRule="auto"/>
        <w:rPr>
          <w:ins w:id="105" w:author="Dentons - TA" w:date="2025-12-06T22:34:00Z" w16du:dateUtc="2025-12-06T15:34:00Z"/>
          <w:rFonts w:asciiTheme="majorBidi" w:hAnsiTheme="majorBidi" w:cstheme="majorBidi"/>
          <w:b/>
          <w:sz w:val="20"/>
          <w:szCs w:val="20"/>
        </w:rPr>
      </w:pPr>
    </w:p>
    <w:p w14:paraId="317DC6CE" w14:textId="77777777" w:rsidR="001C65A7" w:rsidRDefault="001C65A7" w:rsidP="00BA4C1F">
      <w:pPr>
        <w:pStyle w:val="AODocTxtL1"/>
        <w:widowControl w:val="0"/>
        <w:numPr>
          <w:ilvl w:val="0"/>
          <w:numId w:val="0"/>
        </w:numPr>
        <w:spacing w:before="0" w:line="240" w:lineRule="auto"/>
        <w:rPr>
          <w:ins w:id="106" w:author="Dentons - TA" w:date="2025-12-06T22:34:00Z" w16du:dateUtc="2025-12-06T15:34:00Z"/>
          <w:rFonts w:asciiTheme="majorBidi" w:hAnsiTheme="majorBidi" w:cstheme="majorBidi"/>
          <w:b/>
          <w:sz w:val="20"/>
          <w:szCs w:val="20"/>
        </w:rPr>
      </w:pPr>
    </w:p>
    <w:p w14:paraId="5FDE73E5" w14:textId="77777777" w:rsidR="001C65A7" w:rsidRDefault="001C65A7" w:rsidP="00BA4C1F">
      <w:pPr>
        <w:pStyle w:val="AODocTxtL1"/>
        <w:widowControl w:val="0"/>
        <w:numPr>
          <w:ilvl w:val="0"/>
          <w:numId w:val="0"/>
        </w:numPr>
        <w:spacing w:before="0" w:line="240" w:lineRule="auto"/>
        <w:rPr>
          <w:ins w:id="107" w:author="Dentons - TA" w:date="2025-12-06T22:34:00Z" w16du:dateUtc="2025-12-06T15:34:00Z"/>
          <w:rFonts w:asciiTheme="majorBidi" w:hAnsiTheme="majorBidi" w:cstheme="majorBidi"/>
          <w:b/>
          <w:sz w:val="20"/>
          <w:szCs w:val="20"/>
        </w:rPr>
      </w:pPr>
    </w:p>
    <w:p w14:paraId="4D43BEFC" w14:textId="77777777" w:rsidR="001C65A7" w:rsidRDefault="001C65A7" w:rsidP="00BA4C1F">
      <w:pPr>
        <w:pStyle w:val="AODocTxtL1"/>
        <w:widowControl w:val="0"/>
        <w:numPr>
          <w:ilvl w:val="0"/>
          <w:numId w:val="0"/>
        </w:numPr>
        <w:spacing w:before="0" w:line="240" w:lineRule="auto"/>
        <w:rPr>
          <w:ins w:id="108" w:author="Dentons - TA" w:date="2025-12-06T22:34:00Z" w16du:dateUtc="2025-12-06T15:34:00Z"/>
          <w:rFonts w:asciiTheme="majorBidi" w:hAnsiTheme="majorBidi" w:cstheme="majorBidi"/>
          <w:b/>
          <w:sz w:val="20"/>
          <w:szCs w:val="20"/>
        </w:rPr>
      </w:pPr>
    </w:p>
    <w:p w14:paraId="71E9401D" w14:textId="77777777" w:rsidR="001C65A7" w:rsidRDefault="001C65A7" w:rsidP="00BA4C1F">
      <w:pPr>
        <w:pStyle w:val="AODocTxtL1"/>
        <w:widowControl w:val="0"/>
        <w:numPr>
          <w:ilvl w:val="0"/>
          <w:numId w:val="0"/>
        </w:numPr>
        <w:spacing w:before="0" w:line="240" w:lineRule="auto"/>
        <w:rPr>
          <w:ins w:id="109" w:author="Dentons - TA" w:date="2025-12-06T22:34:00Z" w16du:dateUtc="2025-12-06T15:34:00Z"/>
          <w:rFonts w:asciiTheme="majorBidi" w:hAnsiTheme="majorBidi" w:cstheme="majorBidi"/>
          <w:b/>
          <w:sz w:val="20"/>
          <w:szCs w:val="20"/>
        </w:rPr>
      </w:pPr>
    </w:p>
    <w:p w14:paraId="65D2B476" w14:textId="77777777" w:rsidR="001C65A7" w:rsidRDefault="001C65A7" w:rsidP="00BA4C1F">
      <w:pPr>
        <w:pStyle w:val="AODocTxtL1"/>
        <w:widowControl w:val="0"/>
        <w:numPr>
          <w:ilvl w:val="0"/>
          <w:numId w:val="0"/>
        </w:numPr>
        <w:spacing w:before="0" w:line="240" w:lineRule="auto"/>
        <w:rPr>
          <w:ins w:id="110" w:author="Dentons - TA" w:date="2025-12-06T22:34:00Z" w16du:dateUtc="2025-12-06T15:34:00Z"/>
          <w:rFonts w:asciiTheme="majorBidi" w:hAnsiTheme="majorBidi" w:cstheme="majorBidi"/>
          <w:b/>
          <w:sz w:val="20"/>
          <w:szCs w:val="20"/>
        </w:rPr>
      </w:pPr>
    </w:p>
    <w:p w14:paraId="4BA00378" w14:textId="77777777" w:rsidR="001C65A7" w:rsidRDefault="001C65A7" w:rsidP="00BA4C1F">
      <w:pPr>
        <w:pStyle w:val="AODocTxtL1"/>
        <w:widowControl w:val="0"/>
        <w:numPr>
          <w:ilvl w:val="0"/>
          <w:numId w:val="0"/>
        </w:numPr>
        <w:spacing w:before="0" w:line="240" w:lineRule="auto"/>
        <w:rPr>
          <w:ins w:id="111" w:author="Dentons - TA" w:date="2025-12-06T22:34:00Z" w16du:dateUtc="2025-12-06T15:34:00Z"/>
          <w:rFonts w:asciiTheme="majorBidi" w:hAnsiTheme="majorBidi" w:cstheme="majorBidi"/>
          <w:b/>
          <w:sz w:val="20"/>
          <w:szCs w:val="20"/>
        </w:rPr>
      </w:pPr>
    </w:p>
    <w:p w14:paraId="472762C0" w14:textId="77777777" w:rsidR="001C65A7" w:rsidRDefault="001C65A7" w:rsidP="00BA4C1F">
      <w:pPr>
        <w:pStyle w:val="AODocTxtL1"/>
        <w:widowControl w:val="0"/>
        <w:numPr>
          <w:ilvl w:val="0"/>
          <w:numId w:val="0"/>
        </w:numPr>
        <w:spacing w:before="0" w:line="240" w:lineRule="auto"/>
        <w:rPr>
          <w:ins w:id="112" w:author="Dentons - TA" w:date="2025-12-06T22:34:00Z" w16du:dateUtc="2025-12-06T15:34:00Z"/>
          <w:rFonts w:asciiTheme="majorBidi" w:hAnsiTheme="majorBidi" w:cstheme="majorBidi"/>
          <w:b/>
          <w:sz w:val="20"/>
          <w:szCs w:val="20"/>
        </w:rPr>
      </w:pPr>
    </w:p>
    <w:p w14:paraId="33A1245E" w14:textId="77777777" w:rsidR="001C65A7" w:rsidRDefault="001C65A7" w:rsidP="00BA4C1F">
      <w:pPr>
        <w:pStyle w:val="AODocTxtL1"/>
        <w:widowControl w:val="0"/>
        <w:numPr>
          <w:ilvl w:val="0"/>
          <w:numId w:val="0"/>
        </w:numPr>
        <w:spacing w:before="0" w:line="240" w:lineRule="auto"/>
        <w:rPr>
          <w:ins w:id="113" w:author="Dentons - TA" w:date="2025-12-06T22:34:00Z" w16du:dateUtc="2025-12-06T15:34:00Z"/>
          <w:rFonts w:asciiTheme="majorBidi" w:hAnsiTheme="majorBidi" w:cstheme="majorBidi"/>
          <w:b/>
          <w:sz w:val="20"/>
          <w:szCs w:val="20"/>
        </w:rPr>
      </w:pPr>
    </w:p>
    <w:p w14:paraId="503B7655" w14:textId="77777777" w:rsidR="001C65A7" w:rsidRDefault="001C65A7" w:rsidP="00BA4C1F">
      <w:pPr>
        <w:pStyle w:val="AODocTxtL1"/>
        <w:widowControl w:val="0"/>
        <w:numPr>
          <w:ilvl w:val="0"/>
          <w:numId w:val="0"/>
        </w:numPr>
        <w:spacing w:before="0" w:line="240" w:lineRule="auto"/>
        <w:rPr>
          <w:ins w:id="114" w:author="Dentons - TA" w:date="2025-12-06T22:34:00Z" w16du:dateUtc="2025-12-06T15:34:00Z"/>
          <w:rFonts w:asciiTheme="majorBidi" w:hAnsiTheme="majorBidi" w:cstheme="majorBidi"/>
          <w:b/>
          <w:sz w:val="20"/>
          <w:szCs w:val="20"/>
        </w:rPr>
      </w:pPr>
    </w:p>
    <w:p w14:paraId="2F1DE1AA" w14:textId="77777777" w:rsidR="001C65A7" w:rsidRDefault="001C65A7" w:rsidP="00BA4C1F">
      <w:pPr>
        <w:pStyle w:val="AODocTxtL1"/>
        <w:widowControl w:val="0"/>
        <w:numPr>
          <w:ilvl w:val="0"/>
          <w:numId w:val="0"/>
        </w:numPr>
        <w:spacing w:before="0" w:line="240" w:lineRule="auto"/>
        <w:rPr>
          <w:ins w:id="115" w:author="Dentons - TA" w:date="2025-12-06T22:34:00Z" w16du:dateUtc="2025-12-06T15:34:00Z"/>
          <w:rFonts w:asciiTheme="majorBidi" w:hAnsiTheme="majorBidi" w:cstheme="majorBidi"/>
          <w:b/>
          <w:sz w:val="20"/>
          <w:szCs w:val="20"/>
        </w:rPr>
      </w:pPr>
    </w:p>
    <w:p w14:paraId="10E6DDF2" w14:textId="77777777" w:rsidR="001C65A7" w:rsidRDefault="001C65A7" w:rsidP="00BA4C1F">
      <w:pPr>
        <w:pStyle w:val="AODocTxtL1"/>
        <w:widowControl w:val="0"/>
        <w:numPr>
          <w:ilvl w:val="0"/>
          <w:numId w:val="0"/>
        </w:numPr>
        <w:spacing w:before="0" w:line="240" w:lineRule="auto"/>
        <w:rPr>
          <w:ins w:id="116" w:author="Dentons - TA" w:date="2025-12-06T22:34:00Z" w16du:dateUtc="2025-12-06T15:34:00Z"/>
          <w:rFonts w:asciiTheme="majorBidi" w:hAnsiTheme="majorBidi" w:cstheme="majorBidi"/>
          <w:b/>
          <w:sz w:val="20"/>
          <w:szCs w:val="20"/>
        </w:rPr>
      </w:pPr>
    </w:p>
    <w:p w14:paraId="58A5FD63" w14:textId="77777777" w:rsidR="001C65A7" w:rsidRDefault="001C65A7" w:rsidP="00BA4C1F">
      <w:pPr>
        <w:pStyle w:val="AODocTxtL1"/>
        <w:widowControl w:val="0"/>
        <w:numPr>
          <w:ilvl w:val="0"/>
          <w:numId w:val="0"/>
        </w:numPr>
        <w:spacing w:before="0" w:line="240" w:lineRule="auto"/>
        <w:rPr>
          <w:ins w:id="117" w:author="Dentons - TA" w:date="2025-12-06T22:34:00Z" w16du:dateUtc="2025-12-06T15:34:00Z"/>
          <w:rFonts w:asciiTheme="majorBidi" w:hAnsiTheme="majorBidi" w:cstheme="majorBidi"/>
          <w:b/>
          <w:sz w:val="20"/>
          <w:szCs w:val="20"/>
        </w:rPr>
      </w:pPr>
    </w:p>
    <w:p w14:paraId="7DC0556C" w14:textId="77777777" w:rsidR="001C65A7" w:rsidRDefault="001C65A7" w:rsidP="00BA4C1F">
      <w:pPr>
        <w:pStyle w:val="AODocTxtL1"/>
        <w:widowControl w:val="0"/>
        <w:numPr>
          <w:ilvl w:val="0"/>
          <w:numId w:val="0"/>
        </w:numPr>
        <w:spacing w:before="0" w:line="240" w:lineRule="auto"/>
        <w:rPr>
          <w:ins w:id="118" w:author="Dentons - TA" w:date="2025-12-06T22:34:00Z" w16du:dateUtc="2025-12-06T15:34:00Z"/>
          <w:rFonts w:asciiTheme="majorBidi" w:hAnsiTheme="majorBidi" w:cstheme="majorBidi"/>
          <w:b/>
          <w:sz w:val="20"/>
          <w:szCs w:val="20"/>
        </w:rPr>
      </w:pPr>
    </w:p>
    <w:p w14:paraId="6CEBC7A9" w14:textId="77777777" w:rsidR="001C65A7" w:rsidRDefault="001C65A7" w:rsidP="00BA4C1F">
      <w:pPr>
        <w:pStyle w:val="AODocTxtL1"/>
        <w:widowControl w:val="0"/>
        <w:numPr>
          <w:ilvl w:val="0"/>
          <w:numId w:val="0"/>
        </w:numPr>
        <w:spacing w:before="0" w:line="240" w:lineRule="auto"/>
        <w:rPr>
          <w:ins w:id="119" w:author="Dentons - TA" w:date="2025-12-06T22:34:00Z" w16du:dateUtc="2025-12-06T15:34:00Z"/>
          <w:rFonts w:asciiTheme="majorBidi" w:hAnsiTheme="majorBidi" w:cstheme="majorBidi"/>
          <w:b/>
          <w:sz w:val="20"/>
          <w:szCs w:val="20"/>
        </w:rPr>
      </w:pPr>
    </w:p>
    <w:p w14:paraId="353EA9DB" w14:textId="77777777" w:rsidR="001C65A7" w:rsidRDefault="001C65A7" w:rsidP="00BA4C1F">
      <w:pPr>
        <w:pStyle w:val="AODocTxtL1"/>
        <w:widowControl w:val="0"/>
        <w:numPr>
          <w:ilvl w:val="0"/>
          <w:numId w:val="0"/>
        </w:numPr>
        <w:spacing w:before="0" w:line="240" w:lineRule="auto"/>
        <w:rPr>
          <w:ins w:id="120" w:author="Dentons - TA" w:date="2025-12-06T22:34:00Z" w16du:dateUtc="2025-12-06T15:34:00Z"/>
          <w:rFonts w:asciiTheme="majorBidi" w:hAnsiTheme="majorBidi" w:cstheme="majorBidi"/>
          <w:b/>
          <w:sz w:val="20"/>
          <w:szCs w:val="20"/>
        </w:rPr>
      </w:pPr>
    </w:p>
    <w:p w14:paraId="66893334" w14:textId="77777777" w:rsidR="001C65A7" w:rsidRDefault="001C65A7" w:rsidP="00BA4C1F">
      <w:pPr>
        <w:pStyle w:val="AODocTxtL1"/>
        <w:widowControl w:val="0"/>
        <w:numPr>
          <w:ilvl w:val="0"/>
          <w:numId w:val="0"/>
        </w:numPr>
        <w:spacing w:before="0" w:line="240" w:lineRule="auto"/>
        <w:rPr>
          <w:ins w:id="121" w:author="Dentons - TA" w:date="2025-12-06T22:34:00Z" w16du:dateUtc="2025-12-06T15:34:00Z"/>
          <w:rFonts w:asciiTheme="majorBidi" w:hAnsiTheme="majorBidi" w:cstheme="majorBidi"/>
          <w:b/>
          <w:sz w:val="20"/>
          <w:szCs w:val="20"/>
        </w:rPr>
      </w:pPr>
    </w:p>
    <w:p w14:paraId="5EE42E20" w14:textId="77777777" w:rsidR="001C65A7" w:rsidRDefault="001C65A7" w:rsidP="00BA4C1F">
      <w:pPr>
        <w:pStyle w:val="AODocTxtL1"/>
        <w:widowControl w:val="0"/>
        <w:numPr>
          <w:ilvl w:val="0"/>
          <w:numId w:val="0"/>
        </w:numPr>
        <w:spacing w:before="0" w:line="240" w:lineRule="auto"/>
        <w:rPr>
          <w:ins w:id="122" w:author="Dentons - TA" w:date="2025-12-06T22:34:00Z" w16du:dateUtc="2025-12-06T15:34:00Z"/>
          <w:rFonts w:asciiTheme="majorBidi" w:hAnsiTheme="majorBidi" w:cstheme="majorBidi"/>
          <w:b/>
          <w:sz w:val="20"/>
          <w:szCs w:val="20"/>
        </w:rPr>
      </w:pPr>
    </w:p>
    <w:p w14:paraId="5A3D3DB8" w14:textId="77777777" w:rsidR="001C65A7" w:rsidRDefault="001C65A7" w:rsidP="00BA4C1F">
      <w:pPr>
        <w:pStyle w:val="AODocTxtL1"/>
        <w:widowControl w:val="0"/>
        <w:numPr>
          <w:ilvl w:val="0"/>
          <w:numId w:val="0"/>
        </w:numPr>
        <w:spacing w:before="0" w:line="240" w:lineRule="auto"/>
        <w:rPr>
          <w:ins w:id="123" w:author="Dentons - TA" w:date="2025-12-06T22:34:00Z" w16du:dateUtc="2025-12-06T15:34:00Z"/>
          <w:rFonts w:asciiTheme="majorBidi" w:hAnsiTheme="majorBidi" w:cstheme="majorBidi"/>
          <w:b/>
          <w:sz w:val="20"/>
          <w:szCs w:val="20"/>
        </w:rPr>
      </w:pPr>
    </w:p>
    <w:p w14:paraId="0B6C72B7" w14:textId="77777777" w:rsidR="001C65A7" w:rsidRDefault="001C65A7" w:rsidP="00BA4C1F">
      <w:pPr>
        <w:pStyle w:val="AODocTxtL1"/>
        <w:widowControl w:val="0"/>
        <w:numPr>
          <w:ilvl w:val="0"/>
          <w:numId w:val="0"/>
        </w:numPr>
        <w:spacing w:before="0" w:line="240" w:lineRule="auto"/>
        <w:rPr>
          <w:ins w:id="124" w:author="Dentons - TA" w:date="2025-12-06T22:34:00Z" w16du:dateUtc="2025-12-06T15:34:00Z"/>
          <w:rFonts w:asciiTheme="majorBidi" w:hAnsiTheme="majorBidi" w:cstheme="majorBidi"/>
          <w:b/>
          <w:sz w:val="20"/>
          <w:szCs w:val="20"/>
        </w:rPr>
      </w:pPr>
    </w:p>
    <w:p w14:paraId="05BF35E2" w14:textId="77777777" w:rsidR="001C65A7" w:rsidRDefault="001C65A7" w:rsidP="00BA4C1F">
      <w:pPr>
        <w:pStyle w:val="AODocTxtL1"/>
        <w:widowControl w:val="0"/>
        <w:numPr>
          <w:ilvl w:val="0"/>
          <w:numId w:val="0"/>
        </w:numPr>
        <w:spacing w:before="0" w:line="240" w:lineRule="auto"/>
        <w:rPr>
          <w:ins w:id="125" w:author="Dentons - TA" w:date="2025-12-06T22:34:00Z" w16du:dateUtc="2025-12-06T15:34:00Z"/>
          <w:rFonts w:asciiTheme="majorBidi" w:hAnsiTheme="majorBidi" w:cstheme="majorBidi"/>
          <w:b/>
          <w:sz w:val="20"/>
          <w:szCs w:val="20"/>
        </w:rPr>
      </w:pPr>
    </w:p>
    <w:p w14:paraId="1E1CFAB2" w14:textId="77777777" w:rsidR="001C65A7" w:rsidRDefault="001C65A7" w:rsidP="00BA4C1F">
      <w:pPr>
        <w:pStyle w:val="AODocTxtL1"/>
        <w:widowControl w:val="0"/>
        <w:numPr>
          <w:ilvl w:val="0"/>
          <w:numId w:val="0"/>
        </w:numPr>
        <w:spacing w:before="0" w:line="240" w:lineRule="auto"/>
        <w:rPr>
          <w:ins w:id="126" w:author="Dentons - TA" w:date="2025-12-06T22:34:00Z" w16du:dateUtc="2025-12-06T15:34:00Z"/>
          <w:rFonts w:asciiTheme="majorBidi" w:hAnsiTheme="majorBidi" w:cstheme="majorBidi"/>
          <w:b/>
          <w:sz w:val="20"/>
          <w:szCs w:val="20"/>
        </w:rPr>
      </w:pPr>
    </w:p>
    <w:p w14:paraId="6436AF9B" w14:textId="77777777" w:rsidR="001C65A7" w:rsidRDefault="001C65A7" w:rsidP="00BA4C1F">
      <w:pPr>
        <w:pStyle w:val="AODocTxtL1"/>
        <w:widowControl w:val="0"/>
        <w:numPr>
          <w:ilvl w:val="0"/>
          <w:numId w:val="0"/>
        </w:numPr>
        <w:spacing w:before="0" w:line="240" w:lineRule="auto"/>
        <w:rPr>
          <w:ins w:id="127" w:author="Dentons - TA" w:date="2025-12-06T22:34:00Z" w16du:dateUtc="2025-12-06T15:34:00Z"/>
          <w:rFonts w:asciiTheme="majorBidi" w:hAnsiTheme="majorBidi" w:cstheme="majorBidi"/>
          <w:b/>
          <w:sz w:val="20"/>
          <w:szCs w:val="20"/>
        </w:rPr>
      </w:pPr>
    </w:p>
    <w:p w14:paraId="723F635A" w14:textId="77777777" w:rsidR="001C65A7" w:rsidRDefault="001C65A7" w:rsidP="00BA4C1F">
      <w:pPr>
        <w:pStyle w:val="AODocTxtL1"/>
        <w:widowControl w:val="0"/>
        <w:numPr>
          <w:ilvl w:val="0"/>
          <w:numId w:val="0"/>
        </w:numPr>
        <w:spacing w:before="0" w:line="240" w:lineRule="auto"/>
        <w:rPr>
          <w:ins w:id="128" w:author="Dentons - TA" w:date="2025-12-06T22:34:00Z" w16du:dateUtc="2025-12-06T15:34:00Z"/>
          <w:rFonts w:asciiTheme="majorBidi" w:hAnsiTheme="majorBidi" w:cstheme="majorBidi"/>
          <w:b/>
          <w:sz w:val="20"/>
          <w:szCs w:val="20"/>
        </w:rPr>
      </w:pPr>
    </w:p>
    <w:p w14:paraId="3DA220DB" w14:textId="77777777" w:rsidR="001C65A7" w:rsidRDefault="001C65A7" w:rsidP="00BA4C1F">
      <w:pPr>
        <w:pStyle w:val="AODocTxtL1"/>
        <w:widowControl w:val="0"/>
        <w:numPr>
          <w:ilvl w:val="0"/>
          <w:numId w:val="0"/>
        </w:numPr>
        <w:spacing w:before="0" w:line="240" w:lineRule="auto"/>
        <w:rPr>
          <w:ins w:id="129" w:author="Dentons - TA" w:date="2025-12-06T22:34:00Z" w16du:dateUtc="2025-12-06T15:34:00Z"/>
          <w:rFonts w:asciiTheme="majorBidi" w:hAnsiTheme="majorBidi" w:cstheme="majorBidi"/>
          <w:b/>
          <w:sz w:val="20"/>
          <w:szCs w:val="20"/>
        </w:rPr>
      </w:pPr>
    </w:p>
    <w:p w14:paraId="7D31E7A8" w14:textId="77777777" w:rsidR="001C65A7" w:rsidRDefault="001C65A7" w:rsidP="00BA4C1F">
      <w:pPr>
        <w:pStyle w:val="AODocTxtL1"/>
        <w:widowControl w:val="0"/>
        <w:numPr>
          <w:ilvl w:val="0"/>
          <w:numId w:val="0"/>
        </w:numPr>
        <w:spacing w:before="0" w:line="240" w:lineRule="auto"/>
        <w:rPr>
          <w:rFonts w:asciiTheme="majorBidi" w:hAnsiTheme="majorBidi" w:cstheme="majorBidi"/>
          <w:b/>
          <w:sz w:val="20"/>
          <w:szCs w:val="20"/>
        </w:rPr>
      </w:pPr>
    </w:p>
    <w:p w14:paraId="547158D6" w14:textId="77777777" w:rsidR="00BA1190" w:rsidRDefault="00BA1190" w:rsidP="00BA4C1F">
      <w:pPr>
        <w:pStyle w:val="AODocTxtL1"/>
        <w:widowControl w:val="0"/>
        <w:numPr>
          <w:ilvl w:val="0"/>
          <w:numId w:val="0"/>
        </w:numPr>
        <w:spacing w:before="0" w:line="240" w:lineRule="auto"/>
        <w:rPr>
          <w:rFonts w:asciiTheme="majorBidi" w:hAnsiTheme="majorBidi" w:cstheme="majorBidi"/>
          <w:b/>
          <w:sz w:val="20"/>
          <w:szCs w:val="20"/>
        </w:rPr>
      </w:pPr>
    </w:p>
    <w:p w14:paraId="4C6B8D56" w14:textId="77777777" w:rsidR="00BA1190" w:rsidDel="001C65A7" w:rsidRDefault="00BA1190" w:rsidP="00BA4C1F">
      <w:pPr>
        <w:pStyle w:val="AODocTxtL1"/>
        <w:widowControl w:val="0"/>
        <w:numPr>
          <w:ilvl w:val="0"/>
          <w:numId w:val="0"/>
        </w:numPr>
        <w:spacing w:before="0" w:line="240" w:lineRule="auto"/>
        <w:rPr>
          <w:del w:id="130" w:author="Dentons - TA" w:date="2025-12-06T22:29:00Z" w16du:dateUtc="2025-12-06T15:29:00Z"/>
          <w:rFonts w:asciiTheme="majorBidi" w:hAnsiTheme="majorBidi" w:cstheme="majorBidi"/>
          <w:b/>
          <w:sz w:val="20"/>
          <w:szCs w:val="20"/>
        </w:rPr>
      </w:pPr>
    </w:p>
    <w:p w14:paraId="63410FEC" w14:textId="77777777" w:rsidR="00BA1190" w:rsidDel="001C65A7" w:rsidRDefault="00BA1190" w:rsidP="00BA4C1F">
      <w:pPr>
        <w:pStyle w:val="AODocTxtL1"/>
        <w:widowControl w:val="0"/>
        <w:numPr>
          <w:ilvl w:val="0"/>
          <w:numId w:val="0"/>
        </w:numPr>
        <w:spacing w:before="0" w:line="240" w:lineRule="auto"/>
        <w:rPr>
          <w:del w:id="131" w:author="Dentons - TA" w:date="2025-12-06T22:29:00Z" w16du:dateUtc="2025-12-06T15:29:00Z"/>
          <w:rFonts w:asciiTheme="majorBidi" w:hAnsiTheme="majorBidi" w:cstheme="majorBidi"/>
          <w:b/>
          <w:sz w:val="20"/>
          <w:szCs w:val="20"/>
        </w:rPr>
      </w:pPr>
    </w:p>
    <w:p w14:paraId="5064FC9C" w14:textId="77777777" w:rsidR="00BA1190" w:rsidDel="001C65A7" w:rsidRDefault="00BA1190" w:rsidP="00BA4C1F">
      <w:pPr>
        <w:pStyle w:val="AODocTxtL1"/>
        <w:widowControl w:val="0"/>
        <w:numPr>
          <w:ilvl w:val="0"/>
          <w:numId w:val="0"/>
        </w:numPr>
        <w:spacing w:before="0" w:line="240" w:lineRule="auto"/>
        <w:rPr>
          <w:del w:id="132" w:author="Dentons - TA" w:date="2025-12-06T22:29:00Z" w16du:dateUtc="2025-12-06T15:29:00Z"/>
          <w:rFonts w:asciiTheme="majorBidi" w:hAnsiTheme="majorBidi" w:cstheme="majorBidi"/>
          <w:b/>
          <w:sz w:val="20"/>
          <w:szCs w:val="20"/>
        </w:rPr>
      </w:pPr>
    </w:p>
    <w:p w14:paraId="09D3BA69" w14:textId="77777777" w:rsidR="00BA1190" w:rsidDel="001C65A7" w:rsidRDefault="00BA1190" w:rsidP="00BA4C1F">
      <w:pPr>
        <w:pStyle w:val="AODocTxtL1"/>
        <w:widowControl w:val="0"/>
        <w:numPr>
          <w:ilvl w:val="0"/>
          <w:numId w:val="0"/>
        </w:numPr>
        <w:spacing w:before="0" w:line="240" w:lineRule="auto"/>
        <w:rPr>
          <w:del w:id="133" w:author="Dentons - TA" w:date="2025-12-06T22:29:00Z" w16du:dateUtc="2025-12-06T15:29:00Z"/>
          <w:rFonts w:asciiTheme="majorBidi" w:hAnsiTheme="majorBidi" w:cstheme="majorBidi"/>
          <w:b/>
          <w:sz w:val="20"/>
          <w:szCs w:val="20"/>
        </w:rPr>
      </w:pPr>
    </w:p>
    <w:p w14:paraId="7C340EE7" w14:textId="77777777" w:rsidR="00BA1190" w:rsidDel="001C65A7" w:rsidRDefault="00BA1190" w:rsidP="00BA4C1F">
      <w:pPr>
        <w:pStyle w:val="AODocTxtL1"/>
        <w:widowControl w:val="0"/>
        <w:numPr>
          <w:ilvl w:val="0"/>
          <w:numId w:val="0"/>
        </w:numPr>
        <w:spacing w:before="0" w:line="240" w:lineRule="auto"/>
        <w:rPr>
          <w:del w:id="134" w:author="Dentons - TA" w:date="2025-12-06T22:29:00Z" w16du:dateUtc="2025-12-06T15:29:00Z"/>
          <w:rFonts w:asciiTheme="majorBidi" w:hAnsiTheme="majorBidi" w:cstheme="majorBidi"/>
          <w:b/>
          <w:sz w:val="20"/>
          <w:szCs w:val="20"/>
        </w:rPr>
      </w:pPr>
    </w:p>
    <w:p w14:paraId="70B0CA52" w14:textId="77777777" w:rsidR="00BA1190" w:rsidRPr="00DF2829" w:rsidDel="001C65A7" w:rsidRDefault="00BA1190" w:rsidP="00BA4C1F">
      <w:pPr>
        <w:pStyle w:val="AODocTxtL1"/>
        <w:widowControl w:val="0"/>
        <w:numPr>
          <w:ilvl w:val="0"/>
          <w:numId w:val="0"/>
        </w:numPr>
        <w:spacing w:before="0" w:line="240" w:lineRule="auto"/>
        <w:rPr>
          <w:del w:id="135" w:author="Dentons - TA" w:date="2025-12-06T22:29:00Z" w16du:dateUtc="2025-12-06T15:29:00Z"/>
          <w:rFonts w:asciiTheme="majorBidi" w:hAnsiTheme="majorBidi" w:cstheme="majorBidi"/>
          <w:b/>
          <w:sz w:val="20"/>
          <w:szCs w:val="20"/>
        </w:rPr>
      </w:pPr>
    </w:p>
    <w:p w14:paraId="63A6AC51" w14:textId="77777777" w:rsidR="00BA4C1F" w:rsidRPr="00DF2829" w:rsidDel="001C65A7" w:rsidRDefault="00BA4C1F" w:rsidP="00BA4C1F">
      <w:pPr>
        <w:pStyle w:val="AODocTxtL1"/>
        <w:widowControl w:val="0"/>
        <w:numPr>
          <w:ilvl w:val="0"/>
          <w:numId w:val="0"/>
        </w:numPr>
        <w:spacing w:before="0" w:line="240" w:lineRule="auto"/>
        <w:rPr>
          <w:del w:id="136" w:author="Dentons - TA" w:date="2025-12-06T22:29:00Z" w16du:dateUtc="2025-12-06T15:29:00Z"/>
          <w:rFonts w:asciiTheme="majorBidi" w:hAnsiTheme="majorBidi" w:cstheme="majorBidi"/>
          <w:b/>
          <w:sz w:val="20"/>
          <w:szCs w:val="20"/>
        </w:rPr>
      </w:pPr>
    </w:p>
    <w:p w14:paraId="41AACF9C" w14:textId="77777777" w:rsidR="00837153" w:rsidRPr="00DF2829" w:rsidRDefault="00837153" w:rsidP="00BA4C1F">
      <w:pPr>
        <w:pStyle w:val="AODocTxtL1"/>
        <w:widowControl w:val="0"/>
        <w:numPr>
          <w:ilvl w:val="0"/>
          <w:numId w:val="0"/>
        </w:numPr>
        <w:spacing w:before="0" w:line="240" w:lineRule="auto"/>
        <w:rPr>
          <w:rFonts w:asciiTheme="majorBidi" w:hAnsiTheme="majorBidi" w:cstheme="majorBidi"/>
          <w:b/>
          <w:sz w:val="20"/>
          <w:szCs w:val="20"/>
        </w:rPr>
      </w:pPr>
    </w:p>
    <w:p w14:paraId="34090C8B" w14:textId="77777777" w:rsidR="00BA4C1F" w:rsidRPr="00DF2829" w:rsidRDefault="00BA4C1F" w:rsidP="00BA4C1F">
      <w:pPr>
        <w:pStyle w:val="AODocTxtL1"/>
        <w:widowControl w:val="0"/>
        <w:numPr>
          <w:ilvl w:val="0"/>
          <w:numId w:val="0"/>
        </w:numPr>
        <w:spacing w:before="0" w:line="240" w:lineRule="auto"/>
        <w:rPr>
          <w:rFonts w:asciiTheme="majorBidi" w:hAnsiTheme="majorBidi" w:cstheme="majorBidi"/>
          <w:sz w:val="20"/>
          <w:szCs w:val="20"/>
        </w:rPr>
      </w:pPr>
      <w:r w:rsidRPr="00DF2829">
        <w:rPr>
          <w:rFonts w:asciiTheme="majorBidi" w:hAnsiTheme="majorBidi" w:cstheme="majorBidi"/>
          <w:b/>
          <w:sz w:val="20"/>
          <w:szCs w:val="20"/>
        </w:rPr>
        <w:t>IN WITNESS WHEREOF</w:t>
      </w:r>
      <w:r w:rsidRPr="00DF2829">
        <w:rPr>
          <w:rFonts w:asciiTheme="majorBidi" w:hAnsiTheme="majorBidi" w:cstheme="majorBidi"/>
          <w:sz w:val="20"/>
          <w:szCs w:val="20"/>
        </w:rPr>
        <w:t>, the Parties have executed and delivered this Agreement as of the date hereof.</w:t>
      </w:r>
    </w:p>
    <w:p w14:paraId="2F32C812" w14:textId="77777777" w:rsidR="00BA4C1F" w:rsidRPr="00DF2829" w:rsidRDefault="00BA4C1F" w:rsidP="00BA4C1F">
      <w:pPr>
        <w:spacing w:after="0"/>
        <w:rPr>
          <w:rFonts w:asciiTheme="majorBidi" w:hAnsiTheme="majorBidi" w:cstheme="majorBid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BA4C1F" w:rsidRPr="00DF2829" w14:paraId="37EF3919" w14:textId="77777777" w:rsidTr="004E1A97">
        <w:tc>
          <w:tcPr>
            <w:tcW w:w="4508" w:type="dxa"/>
          </w:tcPr>
          <w:p w14:paraId="601BECFF" w14:textId="1565B88C" w:rsidR="00BA4C1F" w:rsidRPr="00DF2829" w:rsidRDefault="001C65A7" w:rsidP="00BA4C1F">
            <w:pPr>
              <w:jc w:val="center"/>
              <w:rPr>
                <w:rFonts w:asciiTheme="majorBidi" w:hAnsiTheme="majorBidi" w:cstheme="majorBidi"/>
                <w:b/>
                <w:bCs/>
                <w:sz w:val="20"/>
                <w:szCs w:val="20"/>
              </w:rPr>
            </w:pPr>
            <w:proofErr w:type="spellStart"/>
            <w:ins w:id="137" w:author="Dentons - TA" w:date="2025-12-06T22:29:00Z" w16du:dateUtc="2025-12-06T15:29:00Z">
              <w:r w:rsidRPr="001C65A7">
                <w:rPr>
                  <w:rFonts w:asciiTheme="majorBidi" w:hAnsiTheme="majorBidi" w:cstheme="majorBidi"/>
                  <w:b/>
                  <w:bCs/>
                  <w:sz w:val="20"/>
                  <w:szCs w:val="20"/>
                </w:rPr>
                <w:t>Jirachai</w:t>
              </w:r>
              <w:proofErr w:type="spellEnd"/>
              <w:r w:rsidRPr="001C65A7">
                <w:rPr>
                  <w:rFonts w:asciiTheme="majorBidi" w:hAnsiTheme="majorBidi" w:cstheme="majorBidi"/>
                  <w:b/>
                  <w:bCs/>
                  <w:sz w:val="20"/>
                  <w:szCs w:val="20"/>
                </w:rPr>
                <w:t xml:space="preserve"> </w:t>
              </w:r>
              <w:proofErr w:type="spellStart"/>
              <w:r w:rsidRPr="001C65A7">
                <w:rPr>
                  <w:rFonts w:asciiTheme="majorBidi" w:hAnsiTheme="majorBidi" w:cstheme="majorBidi"/>
                  <w:b/>
                  <w:bCs/>
                  <w:sz w:val="20"/>
                  <w:szCs w:val="20"/>
                </w:rPr>
                <w:t>Rengthong</w:t>
              </w:r>
            </w:ins>
            <w:proofErr w:type="spellEnd"/>
            <w:del w:id="138" w:author="Dentons - TA" w:date="2025-12-06T22:29:00Z" w16du:dateUtc="2025-12-06T15:29:00Z">
              <w:r w:rsidR="00BA4C1F" w:rsidRPr="00DF2829" w:rsidDel="001C65A7">
                <w:rPr>
                  <w:rFonts w:asciiTheme="majorBidi" w:hAnsiTheme="majorBidi" w:cstheme="majorBidi"/>
                  <w:b/>
                  <w:bCs/>
                  <w:sz w:val="20"/>
                  <w:szCs w:val="20"/>
                </w:rPr>
                <w:delText>Lukas Bensley</w:delText>
              </w:r>
            </w:del>
            <w:r w:rsidR="00BA4C1F" w:rsidRPr="00DF2829">
              <w:rPr>
                <w:rFonts w:asciiTheme="majorBidi" w:hAnsiTheme="majorBidi" w:cstheme="majorBidi"/>
                <w:b/>
                <w:bCs/>
                <w:sz w:val="20"/>
                <w:szCs w:val="20"/>
              </w:rPr>
              <w:t xml:space="preserve"> </w:t>
            </w:r>
          </w:p>
        </w:tc>
        <w:tc>
          <w:tcPr>
            <w:tcW w:w="4508" w:type="dxa"/>
          </w:tcPr>
          <w:p w14:paraId="2A5FCAAE" w14:textId="49AA3915" w:rsidR="00BA4C1F" w:rsidRPr="00DF2829" w:rsidRDefault="00BA4C1F" w:rsidP="00BA4C1F">
            <w:pPr>
              <w:jc w:val="center"/>
              <w:rPr>
                <w:rFonts w:asciiTheme="majorBidi" w:hAnsiTheme="majorBidi" w:cstheme="majorBidi"/>
                <w:b/>
                <w:bCs/>
                <w:sz w:val="20"/>
                <w:szCs w:val="20"/>
              </w:rPr>
            </w:pPr>
            <w:r w:rsidRPr="00DF2829">
              <w:rPr>
                <w:rFonts w:asciiTheme="majorBidi" w:hAnsiTheme="majorBidi" w:cstheme="majorBidi"/>
                <w:b/>
                <w:bCs/>
                <w:sz w:val="20"/>
                <w:szCs w:val="20"/>
              </w:rPr>
              <w:t>Ryan Andrew Padgett</w:t>
            </w:r>
          </w:p>
        </w:tc>
      </w:tr>
      <w:tr w:rsidR="00BA4C1F" w:rsidRPr="00DF2829" w14:paraId="60FB2371" w14:textId="77777777" w:rsidTr="004E1A97">
        <w:tc>
          <w:tcPr>
            <w:tcW w:w="4508" w:type="dxa"/>
          </w:tcPr>
          <w:p w14:paraId="5D3101C3" w14:textId="77777777" w:rsidR="00BA4C1F" w:rsidRPr="00DF2829" w:rsidRDefault="00BA4C1F" w:rsidP="00F43A15">
            <w:pPr>
              <w:rPr>
                <w:rFonts w:asciiTheme="majorBidi" w:hAnsiTheme="majorBidi" w:cstheme="majorBidi"/>
                <w:b/>
                <w:bCs/>
                <w:sz w:val="20"/>
                <w:szCs w:val="20"/>
              </w:rPr>
            </w:pPr>
          </w:p>
          <w:p w14:paraId="53BC1091" w14:textId="77777777" w:rsidR="00BA4C1F" w:rsidRPr="00DF2829" w:rsidRDefault="00BA4C1F" w:rsidP="00F43A15">
            <w:pPr>
              <w:rPr>
                <w:rFonts w:asciiTheme="majorBidi" w:hAnsiTheme="majorBidi" w:cstheme="majorBidi"/>
                <w:b/>
                <w:bCs/>
                <w:sz w:val="20"/>
                <w:szCs w:val="20"/>
              </w:rPr>
            </w:pPr>
          </w:p>
          <w:p w14:paraId="210997A4" w14:textId="77777777" w:rsidR="00BA4C1F" w:rsidRPr="00DF2829" w:rsidRDefault="00BA4C1F" w:rsidP="00F43A15">
            <w:pPr>
              <w:rPr>
                <w:rFonts w:asciiTheme="majorBidi" w:hAnsiTheme="majorBidi" w:cstheme="majorBidi"/>
                <w:b/>
                <w:bCs/>
                <w:sz w:val="20"/>
                <w:szCs w:val="20"/>
              </w:rPr>
            </w:pPr>
          </w:p>
          <w:p w14:paraId="325394A6" w14:textId="77777777" w:rsidR="00BA4C1F" w:rsidRPr="00DF2829" w:rsidRDefault="00BA4C1F" w:rsidP="00F43A15">
            <w:pPr>
              <w:rPr>
                <w:rFonts w:asciiTheme="majorBidi" w:hAnsiTheme="majorBidi" w:cstheme="majorBidi"/>
                <w:b/>
                <w:bCs/>
                <w:sz w:val="20"/>
                <w:szCs w:val="20"/>
              </w:rPr>
            </w:pPr>
          </w:p>
          <w:p w14:paraId="356E614E" w14:textId="77777777" w:rsidR="00BA4C1F" w:rsidRPr="00DF2829" w:rsidRDefault="00BA4C1F" w:rsidP="00F43A15">
            <w:pPr>
              <w:rPr>
                <w:rFonts w:asciiTheme="majorBidi" w:hAnsiTheme="majorBidi" w:cstheme="majorBidi"/>
                <w:b/>
                <w:bCs/>
                <w:sz w:val="20"/>
                <w:szCs w:val="20"/>
              </w:rPr>
            </w:pPr>
          </w:p>
          <w:p w14:paraId="64C9FD29" w14:textId="77777777" w:rsidR="00BA4C1F" w:rsidRPr="00DF2829" w:rsidRDefault="00BA4C1F" w:rsidP="00F43A15">
            <w:pPr>
              <w:pBdr>
                <w:bottom w:val="single" w:sz="12" w:space="1" w:color="auto"/>
              </w:pBdr>
              <w:rPr>
                <w:rFonts w:asciiTheme="majorBidi" w:hAnsiTheme="majorBidi" w:cstheme="majorBidi"/>
                <w:b/>
                <w:bCs/>
                <w:sz w:val="20"/>
                <w:szCs w:val="20"/>
              </w:rPr>
            </w:pPr>
          </w:p>
          <w:p w14:paraId="6F6E3D49" w14:textId="32551F99" w:rsidR="00BA4C1F" w:rsidRPr="00DF2829" w:rsidRDefault="00BA4C1F" w:rsidP="00F43A15">
            <w:pPr>
              <w:rPr>
                <w:rFonts w:asciiTheme="majorBidi" w:hAnsiTheme="majorBidi" w:cstheme="majorBidi"/>
                <w:b/>
                <w:bCs/>
                <w:sz w:val="20"/>
                <w:szCs w:val="20"/>
              </w:rPr>
            </w:pPr>
            <w:r w:rsidRPr="00DF2829">
              <w:rPr>
                <w:rFonts w:asciiTheme="majorBidi" w:hAnsiTheme="majorBidi" w:cstheme="majorBidi"/>
                <w:b/>
                <w:bCs/>
                <w:sz w:val="20"/>
                <w:szCs w:val="20"/>
              </w:rPr>
              <w:t>Date:</w:t>
            </w:r>
          </w:p>
        </w:tc>
        <w:tc>
          <w:tcPr>
            <w:tcW w:w="4508" w:type="dxa"/>
          </w:tcPr>
          <w:p w14:paraId="74B5EBB5" w14:textId="77777777" w:rsidR="00BA4C1F" w:rsidRPr="00DF2829" w:rsidRDefault="00BA4C1F" w:rsidP="00BA4C1F">
            <w:pPr>
              <w:rPr>
                <w:rFonts w:asciiTheme="majorBidi" w:hAnsiTheme="majorBidi" w:cstheme="majorBidi"/>
                <w:b/>
                <w:bCs/>
                <w:sz w:val="20"/>
                <w:szCs w:val="20"/>
              </w:rPr>
            </w:pPr>
          </w:p>
          <w:p w14:paraId="02207CB6" w14:textId="77777777" w:rsidR="00BA4C1F" w:rsidRPr="00DF2829" w:rsidRDefault="00BA4C1F" w:rsidP="00BA4C1F">
            <w:pPr>
              <w:rPr>
                <w:rFonts w:asciiTheme="majorBidi" w:hAnsiTheme="majorBidi" w:cstheme="majorBidi"/>
                <w:b/>
                <w:bCs/>
                <w:sz w:val="20"/>
                <w:szCs w:val="20"/>
              </w:rPr>
            </w:pPr>
          </w:p>
          <w:p w14:paraId="335D12A2" w14:textId="77777777" w:rsidR="00BA4C1F" w:rsidRPr="00DF2829" w:rsidRDefault="00BA4C1F" w:rsidP="00BA4C1F">
            <w:pPr>
              <w:rPr>
                <w:rFonts w:asciiTheme="majorBidi" w:hAnsiTheme="majorBidi" w:cstheme="majorBidi"/>
                <w:b/>
                <w:bCs/>
                <w:sz w:val="20"/>
                <w:szCs w:val="20"/>
              </w:rPr>
            </w:pPr>
          </w:p>
          <w:p w14:paraId="14A09365" w14:textId="77777777" w:rsidR="00BA4C1F" w:rsidRPr="00DF2829" w:rsidRDefault="00BA4C1F" w:rsidP="00BA4C1F">
            <w:pPr>
              <w:rPr>
                <w:rFonts w:asciiTheme="majorBidi" w:hAnsiTheme="majorBidi" w:cstheme="majorBidi"/>
                <w:b/>
                <w:bCs/>
                <w:sz w:val="20"/>
                <w:szCs w:val="20"/>
              </w:rPr>
            </w:pPr>
          </w:p>
          <w:p w14:paraId="6F433932" w14:textId="77777777" w:rsidR="00BA4C1F" w:rsidRPr="00DF2829" w:rsidRDefault="00BA4C1F" w:rsidP="00BA4C1F">
            <w:pPr>
              <w:rPr>
                <w:rFonts w:asciiTheme="majorBidi" w:hAnsiTheme="majorBidi" w:cstheme="majorBidi"/>
                <w:b/>
                <w:bCs/>
                <w:sz w:val="20"/>
                <w:szCs w:val="20"/>
              </w:rPr>
            </w:pPr>
          </w:p>
          <w:p w14:paraId="00F61327" w14:textId="77777777" w:rsidR="00BA4C1F" w:rsidRPr="00DF2829" w:rsidRDefault="00BA4C1F" w:rsidP="00BA4C1F">
            <w:pPr>
              <w:pBdr>
                <w:bottom w:val="single" w:sz="12" w:space="1" w:color="auto"/>
              </w:pBdr>
              <w:rPr>
                <w:rFonts w:asciiTheme="majorBidi" w:hAnsiTheme="majorBidi" w:cstheme="majorBidi"/>
                <w:b/>
                <w:bCs/>
                <w:sz w:val="20"/>
                <w:szCs w:val="20"/>
              </w:rPr>
            </w:pPr>
          </w:p>
          <w:p w14:paraId="7332051D" w14:textId="7B496681" w:rsidR="00BA4C1F" w:rsidRPr="00DF2829" w:rsidRDefault="00BA4C1F" w:rsidP="00BA4C1F">
            <w:pPr>
              <w:rPr>
                <w:rFonts w:asciiTheme="majorBidi" w:hAnsiTheme="majorBidi" w:cstheme="majorBidi"/>
                <w:b/>
                <w:bCs/>
                <w:sz w:val="20"/>
                <w:szCs w:val="20"/>
              </w:rPr>
            </w:pPr>
            <w:r w:rsidRPr="00DF2829">
              <w:rPr>
                <w:rFonts w:asciiTheme="majorBidi" w:hAnsiTheme="majorBidi" w:cstheme="majorBidi"/>
                <w:b/>
                <w:bCs/>
                <w:sz w:val="20"/>
                <w:szCs w:val="20"/>
              </w:rPr>
              <w:t>Date:</w:t>
            </w:r>
          </w:p>
        </w:tc>
      </w:tr>
      <w:tr w:rsidR="00BA4C1F" w:rsidRPr="00DF2829" w14:paraId="0FB3CD27" w14:textId="77777777" w:rsidTr="004E1A97">
        <w:tc>
          <w:tcPr>
            <w:tcW w:w="4508" w:type="dxa"/>
          </w:tcPr>
          <w:p w14:paraId="1D8B9446" w14:textId="243E173E" w:rsidR="00BA4C1F" w:rsidRPr="00DF2829" w:rsidRDefault="00BA4C1F" w:rsidP="00BA4C1F">
            <w:pPr>
              <w:jc w:val="center"/>
              <w:rPr>
                <w:rFonts w:asciiTheme="majorBidi" w:hAnsiTheme="majorBidi" w:cstheme="majorBidi"/>
                <w:b/>
                <w:bCs/>
                <w:sz w:val="20"/>
                <w:szCs w:val="20"/>
              </w:rPr>
            </w:pPr>
            <w:r w:rsidRPr="00DF2829">
              <w:rPr>
                <w:rFonts w:asciiTheme="majorBidi" w:hAnsiTheme="majorBidi" w:cstheme="majorBidi"/>
                <w:b/>
                <w:bCs/>
                <w:sz w:val="20"/>
                <w:szCs w:val="20"/>
              </w:rPr>
              <w:t xml:space="preserve">Teresa Wong Padgett </w:t>
            </w:r>
          </w:p>
        </w:tc>
        <w:tc>
          <w:tcPr>
            <w:tcW w:w="4508" w:type="dxa"/>
          </w:tcPr>
          <w:p w14:paraId="0EC3FC54" w14:textId="45012649" w:rsidR="00BA4C1F" w:rsidRPr="00DF2829" w:rsidRDefault="00BA4C1F" w:rsidP="00BA4C1F">
            <w:pPr>
              <w:jc w:val="center"/>
              <w:rPr>
                <w:rFonts w:asciiTheme="majorBidi" w:hAnsiTheme="majorBidi" w:cstheme="majorBidi"/>
                <w:b/>
                <w:bCs/>
                <w:sz w:val="20"/>
                <w:szCs w:val="20"/>
              </w:rPr>
            </w:pPr>
            <w:r w:rsidRPr="00DF2829">
              <w:rPr>
                <w:rFonts w:asciiTheme="majorBidi" w:hAnsiTheme="majorBidi" w:cstheme="majorBidi"/>
                <w:b/>
                <w:bCs/>
                <w:sz w:val="20"/>
                <w:szCs w:val="20"/>
              </w:rPr>
              <w:t xml:space="preserve">Ketut </w:t>
            </w:r>
            <w:proofErr w:type="spellStart"/>
            <w:r w:rsidRPr="00DF2829">
              <w:rPr>
                <w:rFonts w:asciiTheme="majorBidi" w:hAnsiTheme="majorBidi" w:cstheme="majorBidi"/>
                <w:b/>
                <w:bCs/>
                <w:sz w:val="20"/>
                <w:szCs w:val="20"/>
              </w:rPr>
              <w:t>Suasana</w:t>
            </w:r>
            <w:proofErr w:type="spellEnd"/>
            <w:r w:rsidRPr="00DF2829">
              <w:rPr>
                <w:rFonts w:asciiTheme="majorBidi" w:hAnsiTheme="majorBidi" w:cstheme="majorBidi"/>
                <w:b/>
                <w:bCs/>
                <w:sz w:val="20"/>
                <w:szCs w:val="20"/>
              </w:rPr>
              <w:t xml:space="preserve"> Hardika </w:t>
            </w:r>
          </w:p>
        </w:tc>
      </w:tr>
      <w:tr w:rsidR="00BA4C1F" w:rsidRPr="00DF2829" w14:paraId="670BE1B5" w14:textId="77777777" w:rsidTr="004E1A97">
        <w:tc>
          <w:tcPr>
            <w:tcW w:w="4508" w:type="dxa"/>
          </w:tcPr>
          <w:p w14:paraId="2E277629" w14:textId="77777777" w:rsidR="00BA4C1F" w:rsidRPr="00DF2829" w:rsidRDefault="00BA4C1F" w:rsidP="00BA4C1F">
            <w:pPr>
              <w:rPr>
                <w:rFonts w:asciiTheme="majorBidi" w:hAnsiTheme="majorBidi" w:cstheme="majorBidi"/>
                <w:b/>
                <w:bCs/>
                <w:sz w:val="20"/>
                <w:szCs w:val="20"/>
              </w:rPr>
            </w:pPr>
          </w:p>
          <w:p w14:paraId="3AECC6DB" w14:textId="77777777" w:rsidR="00BA4C1F" w:rsidRPr="00DF2829" w:rsidRDefault="00BA4C1F" w:rsidP="00BA4C1F">
            <w:pPr>
              <w:rPr>
                <w:rFonts w:asciiTheme="majorBidi" w:hAnsiTheme="majorBidi" w:cstheme="majorBidi"/>
                <w:b/>
                <w:bCs/>
                <w:sz w:val="20"/>
                <w:szCs w:val="20"/>
              </w:rPr>
            </w:pPr>
          </w:p>
          <w:p w14:paraId="28958FBC" w14:textId="77777777" w:rsidR="00BA4C1F" w:rsidRPr="00DF2829" w:rsidRDefault="00BA4C1F" w:rsidP="00BA4C1F">
            <w:pPr>
              <w:rPr>
                <w:rFonts w:asciiTheme="majorBidi" w:hAnsiTheme="majorBidi" w:cstheme="majorBidi"/>
                <w:b/>
                <w:bCs/>
                <w:sz w:val="20"/>
                <w:szCs w:val="20"/>
              </w:rPr>
            </w:pPr>
          </w:p>
          <w:p w14:paraId="0CB7E06A" w14:textId="77777777" w:rsidR="00BA4C1F" w:rsidRPr="00DF2829" w:rsidRDefault="00BA4C1F" w:rsidP="00BA4C1F">
            <w:pPr>
              <w:rPr>
                <w:rFonts w:asciiTheme="majorBidi" w:hAnsiTheme="majorBidi" w:cstheme="majorBidi"/>
                <w:b/>
                <w:bCs/>
                <w:sz w:val="20"/>
                <w:szCs w:val="20"/>
              </w:rPr>
            </w:pPr>
          </w:p>
          <w:p w14:paraId="0528F011" w14:textId="77777777" w:rsidR="00BA4C1F" w:rsidRPr="00DF2829" w:rsidRDefault="00BA4C1F" w:rsidP="00BA4C1F">
            <w:pPr>
              <w:rPr>
                <w:rFonts w:asciiTheme="majorBidi" w:hAnsiTheme="majorBidi" w:cstheme="majorBidi"/>
                <w:b/>
                <w:bCs/>
                <w:sz w:val="20"/>
                <w:szCs w:val="20"/>
              </w:rPr>
            </w:pPr>
          </w:p>
          <w:p w14:paraId="0E8E8070" w14:textId="77777777" w:rsidR="00BA4C1F" w:rsidRPr="00DF2829" w:rsidRDefault="00BA4C1F" w:rsidP="00BA4C1F">
            <w:pPr>
              <w:pBdr>
                <w:bottom w:val="single" w:sz="12" w:space="1" w:color="auto"/>
              </w:pBdr>
              <w:rPr>
                <w:rFonts w:asciiTheme="majorBidi" w:hAnsiTheme="majorBidi" w:cstheme="majorBidi"/>
                <w:b/>
                <w:bCs/>
                <w:sz w:val="20"/>
                <w:szCs w:val="20"/>
              </w:rPr>
            </w:pPr>
          </w:p>
          <w:p w14:paraId="7FD21234" w14:textId="0BE20E60" w:rsidR="00BA4C1F" w:rsidRPr="00DF2829" w:rsidRDefault="00BA4C1F" w:rsidP="00BA4C1F">
            <w:pPr>
              <w:rPr>
                <w:rFonts w:asciiTheme="majorBidi" w:hAnsiTheme="majorBidi" w:cstheme="majorBidi"/>
                <w:b/>
                <w:bCs/>
                <w:sz w:val="20"/>
                <w:szCs w:val="20"/>
              </w:rPr>
            </w:pPr>
            <w:r w:rsidRPr="00DF2829">
              <w:rPr>
                <w:rFonts w:asciiTheme="majorBidi" w:hAnsiTheme="majorBidi" w:cstheme="majorBidi"/>
                <w:b/>
                <w:bCs/>
                <w:sz w:val="20"/>
                <w:szCs w:val="20"/>
              </w:rPr>
              <w:t>Date:</w:t>
            </w:r>
          </w:p>
        </w:tc>
        <w:tc>
          <w:tcPr>
            <w:tcW w:w="4508" w:type="dxa"/>
          </w:tcPr>
          <w:p w14:paraId="7A4E2980" w14:textId="77777777" w:rsidR="00BA4C1F" w:rsidRPr="00DF2829" w:rsidRDefault="00BA4C1F" w:rsidP="00BA4C1F">
            <w:pPr>
              <w:rPr>
                <w:rFonts w:asciiTheme="majorBidi" w:hAnsiTheme="majorBidi" w:cstheme="majorBidi"/>
                <w:b/>
                <w:bCs/>
                <w:sz w:val="20"/>
                <w:szCs w:val="20"/>
              </w:rPr>
            </w:pPr>
          </w:p>
          <w:p w14:paraId="239B0F49" w14:textId="77777777" w:rsidR="00BA4C1F" w:rsidRPr="00DF2829" w:rsidRDefault="00BA4C1F" w:rsidP="00BA4C1F">
            <w:pPr>
              <w:rPr>
                <w:rFonts w:asciiTheme="majorBidi" w:hAnsiTheme="majorBidi" w:cstheme="majorBidi"/>
                <w:b/>
                <w:bCs/>
                <w:sz w:val="20"/>
                <w:szCs w:val="20"/>
              </w:rPr>
            </w:pPr>
          </w:p>
          <w:p w14:paraId="0EA619B2" w14:textId="77777777" w:rsidR="00BA4C1F" w:rsidRPr="00DF2829" w:rsidRDefault="00BA4C1F" w:rsidP="00BA4C1F">
            <w:pPr>
              <w:rPr>
                <w:rFonts w:asciiTheme="majorBidi" w:hAnsiTheme="majorBidi" w:cstheme="majorBidi"/>
                <w:b/>
                <w:bCs/>
                <w:sz w:val="20"/>
                <w:szCs w:val="20"/>
              </w:rPr>
            </w:pPr>
          </w:p>
          <w:p w14:paraId="153481A8" w14:textId="77777777" w:rsidR="00BA4C1F" w:rsidRPr="00DF2829" w:rsidRDefault="00BA4C1F" w:rsidP="00BA4C1F">
            <w:pPr>
              <w:rPr>
                <w:rFonts w:asciiTheme="majorBidi" w:hAnsiTheme="majorBidi" w:cstheme="majorBidi"/>
                <w:b/>
                <w:bCs/>
                <w:sz w:val="20"/>
                <w:szCs w:val="20"/>
              </w:rPr>
            </w:pPr>
          </w:p>
          <w:p w14:paraId="1A5EC228" w14:textId="77777777" w:rsidR="00BA4C1F" w:rsidRPr="00DF2829" w:rsidRDefault="00BA4C1F" w:rsidP="00BA4C1F">
            <w:pPr>
              <w:rPr>
                <w:rFonts w:asciiTheme="majorBidi" w:hAnsiTheme="majorBidi" w:cstheme="majorBidi"/>
                <w:b/>
                <w:bCs/>
                <w:sz w:val="20"/>
                <w:szCs w:val="20"/>
              </w:rPr>
            </w:pPr>
          </w:p>
          <w:p w14:paraId="404B2DE1" w14:textId="77777777" w:rsidR="00BA4C1F" w:rsidRPr="00DF2829" w:rsidRDefault="00BA4C1F" w:rsidP="00BA4C1F">
            <w:pPr>
              <w:pBdr>
                <w:bottom w:val="single" w:sz="12" w:space="1" w:color="auto"/>
              </w:pBdr>
              <w:rPr>
                <w:rFonts w:asciiTheme="majorBidi" w:hAnsiTheme="majorBidi" w:cstheme="majorBidi"/>
                <w:b/>
                <w:bCs/>
                <w:sz w:val="20"/>
                <w:szCs w:val="20"/>
              </w:rPr>
            </w:pPr>
          </w:p>
          <w:p w14:paraId="39114835" w14:textId="1F2BF72B" w:rsidR="00BA4C1F" w:rsidRPr="00DF2829" w:rsidRDefault="00BA4C1F" w:rsidP="00BA4C1F">
            <w:pPr>
              <w:rPr>
                <w:rFonts w:asciiTheme="majorBidi" w:hAnsiTheme="majorBidi" w:cstheme="majorBidi"/>
                <w:b/>
                <w:bCs/>
                <w:sz w:val="20"/>
                <w:szCs w:val="20"/>
              </w:rPr>
            </w:pPr>
            <w:r w:rsidRPr="00DF2829">
              <w:rPr>
                <w:rFonts w:asciiTheme="majorBidi" w:hAnsiTheme="majorBidi" w:cstheme="majorBidi"/>
                <w:b/>
                <w:bCs/>
                <w:sz w:val="20"/>
                <w:szCs w:val="20"/>
              </w:rPr>
              <w:t>Date:</w:t>
            </w:r>
          </w:p>
        </w:tc>
      </w:tr>
    </w:tbl>
    <w:p w14:paraId="569769C1" w14:textId="77777777" w:rsidR="00F43A15" w:rsidRPr="00DF2829" w:rsidRDefault="00F43A15" w:rsidP="00F43A15">
      <w:pPr>
        <w:spacing w:after="0"/>
        <w:rPr>
          <w:rFonts w:asciiTheme="majorBidi" w:hAnsiTheme="majorBidi" w:cstheme="majorBidi"/>
          <w:b/>
          <w:bCs/>
          <w:sz w:val="20"/>
          <w:szCs w:val="20"/>
        </w:rPr>
      </w:pPr>
    </w:p>
    <w:p w14:paraId="453F0ED7" w14:textId="77777777" w:rsidR="00ED6600" w:rsidRPr="00DF2829" w:rsidRDefault="00ED6600" w:rsidP="00ED6600">
      <w:pPr>
        <w:spacing w:after="0"/>
        <w:rPr>
          <w:rFonts w:asciiTheme="majorBidi" w:hAnsiTheme="majorBidi" w:cstheme="majorBidi"/>
          <w:sz w:val="20"/>
          <w:szCs w:val="20"/>
        </w:rPr>
      </w:pPr>
    </w:p>
    <w:p w14:paraId="4B9E639D" w14:textId="77777777" w:rsidR="004269CF" w:rsidRPr="00DF2829" w:rsidRDefault="004269CF" w:rsidP="00E70447">
      <w:pPr>
        <w:spacing w:after="0"/>
        <w:rPr>
          <w:rFonts w:asciiTheme="majorBidi" w:hAnsiTheme="majorBidi" w:cstheme="majorBidi"/>
          <w:sz w:val="20"/>
          <w:szCs w:val="20"/>
        </w:rPr>
      </w:pPr>
    </w:p>
    <w:p w14:paraId="0B3FE538" w14:textId="77777777" w:rsidR="004269CF" w:rsidRPr="00DF2829" w:rsidRDefault="004269CF" w:rsidP="00E70447">
      <w:pPr>
        <w:spacing w:after="0"/>
        <w:rPr>
          <w:rFonts w:asciiTheme="majorBidi" w:hAnsiTheme="majorBidi" w:cstheme="majorBidi"/>
          <w:sz w:val="20"/>
          <w:szCs w:val="20"/>
        </w:rPr>
      </w:pPr>
    </w:p>
    <w:p w14:paraId="719219E7" w14:textId="77777777" w:rsidR="004269CF" w:rsidRPr="00DF2829" w:rsidRDefault="004269CF" w:rsidP="00E70447">
      <w:pPr>
        <w:spacing w:after="0"/>
        <w:rPr>
          <w:rFonts w:asciiTheme="majorBidi" w:hAnsiTheme="majorBidi" w:cstheme="majorBidi"/>
          <w:sz w:val="20"/>
          <w:szCs w:val="20"/>
        </w:rPr>
      </w:pPr>
    </w:p>
    <w:p w14:paraId="3C07FD7E" w14:textId="77777777" w:rsidR="004269CF" w:rsidRPr="00DF2829" w:rsidRDefault="004269CF" w:rsidP="00E70447">
      <w:pPr>
        <w:spacing w:after="0"/>
        <w:rPr>
          <w:rFonts w:asciiTheme="majorBidi" w:hAnsiTheme="majorBidi" w:cstheme="majorBidi"/>
          <w:sz w:val="20"/>
          <w:szCs w:val="20"/>
        </w:rPr>
      </w:pPr>
    </w:p>
    <w:p w14:paraId="6745486F" w14:textId="20A45EF0" w:rsidR="001010B5" w:rsidRPr="00DF2829" w:rsidRDefault="001010B5" w:rsidP="001010B5">
      <w:pPr>
        <w:spacing w:after="0"/>
        <w:rPr>
          <w:rFonts w:asciiTheme="majorBidi" w:hAnsiTheme="majorBidi" w:cstheme="majorBidi"/>
          <w:sz w:val="20"/>
          <w:szCs w:val="20"/>
        </w:rPr>
      </w:pPr>
    </w:p>
    <w:p w14:paraId="74FD9DE8" w14:textId="77777777" w:rsidR="004269CF" w:rsidRPr="00DF2829" w:rsidRDefault="004269CF" w:rsidP="00E70447">
      <w:pPr>
        <w:spacing w:after="0"/>
        <w:rPr>
          <w:rFonts w:asciiTheme="majorBidi" w:hAnsiTheme="majorBidi" w:cstheme="majorBidi"/>
          <w:sz w:val="20"/>
          <w:szCs w:val="20"/>
        </w:rPr>
      </w:pPr>
    </w:p>
    <w:p w14:paraId="49706FB3" w14:textId="77777777" w:rsidR="004269CF" w:rsidRPr="00DF2829" w:rsidRDefault="004269CF" w:rsidP="00E70447">
      <w:pPr>
        <w:spacing w:after="0"/>
        <w:rPr>
          <w:rFonts w:asciiTheme="majorBidi" w:hAnsiTheme="majorBidi" w:cstheme="majorBidi"/>
          <w:sz w:val="20"/>
          <w:szCs w:val="20"/>
        </w:rPr>
      </w:pPr>
    </w:p>
    <w:p w14:paraId="3D74E4AD" w14:textId="77777777" w:rsidR="00AE296F" w:rsidRPr="00DF2829" w:rsidRDefault="00AE296F" w:rsidP="00E70447">
      <w:pPr>
        <w:spacing w:after="0"/>
        <w:rPr>
          <w:rFonts w:asciiTheme="majorBidi" w:hAnsiTheme="majorBidi" w:cstheme="majorBidi"/>
          <w:sz w:val="20"/>
          <w:szCs w:val="20"/>
        </w:rPr>
        <w:sectPr w:rsidR="00AE296F" w:rsidRPr="00DF2829">
          <w:pgSz w:w="11906" w:h="16838"/>
          <w:pgMar w:top="1440" w:right="1440" w:bottom="1440" w:left="1440" w:header="708" w:footer="708" w:gutter="0"/>
          <w:cols w:space="708"/>
          <w:docGrid w:linePitch="360"/>
        </w:sectPr>
      </w:pPr>
    </w:p>
    <w:p w14:paraId="5770E3CB" w14:textId="1CA2FA04" w:rsidR="004269CF" w:rsidRPr="00DF2829" w:rsidRDefault="00AE296F" w:rsidP="00AE296F">
      <w:pPr>
        <w:spacing w:after="0"/>
        <w:jc w:val="center"/>
        <w:rPr>
          <w:rFonts w:asciiTheme="majorBidi" w:hAnsiTheme="majorBidi" w:cstheme="majorBidi"/>
          <w:b/>
          <w:bCs/>
          <w:sz w:val="20"/>
          <w:szCs w:val="20"/>
        </w:rPr>
      </w:pPr>
      <w:r w:rsidRPr="00DF2829">
        <w:rPr>
          <w:rFonts w:asciiTheme="majorBidi" w:hAnsiTheme="majorBidi" w:cstheme="majorBidi"/>
          <w:b/>
          <w:bCs/>
          <w:sz w:val="20"/>
          <w:szCs w:val="20"/>
        </w:rPr>
        <w:lastRenderedPageBreak/>
        <w:t>Annex 1</w:t>
      </w:r>
    </w:p>
    <w:p w14:paraId="3E04A47D" w14:textId="521AE910" w:rsidR="00AE296F" w:rsidRPr="00DF2829" w:rsidRDefault="00AE296F" w:rsidP="00AE296F">
      <w:pPr>
        <w:spacing w:after="0"/>
        <w:jc w:val="center"/>
        <w:rPr>
          <w:rFonts w:asciiTheme="majorBidi" w:hAnsiTheme="majorBidi" w:cstheme="majorBidi"/>
          <w:b/>
          <w:bCs/>
          <w:sz w:val="20"/>
          <w:szCs w:val="20"/>
        </w:rPr>
      </w:pPr>
      <w:r w:rsidRPr="00DF2829">
        <w:rPr>
          <w:rFonts w:asciiTheme="majorBidi" w:hAnsiTheme="majorBidi" w:cstheme="majorBidi"/>
          <w:b/>
          <w:bCs/>
          <w:sz w:val="20"/>
          <w:szCs w:val="20"/>
        </w:rPr>
        <w:t xml:space="preserve">Property </w:t>
      </w:r>
    </w:p>
    <w:p w14:paraId="603DE02E" w14:textId="77777777" w:rsidR="00AE296F" w:rsidRPr="00DF2829" w:rsidRDefault="00AE296F" w:rsidP="00AE296F">
      <w:pPr>
        <w:spacing w:after="0"/>
        <w:rPr>
          <w:rFonts w:asciiTheme="majorBidi" w:hAnsiTheme="majorBidi" w:cstheme="majorBidi"/>
          <w:b/>
          <w:bCs/>
          <w:sz w:val="20"/>
          <w:szCs w:val="20"/>
        </w:rPr>
      </w:pPr>
    </w:p>
    <w:p w14:paraId="6FAAAB09" w14:textId="77777777" w:rsidR="00A03137" w:rsidRPr="00DF2829" w:rsidRDefault="00A03137" w:rsidP="00A03137">
      <w:pPr>
        <w:spacing w:after="0"/>
        <w:rPr>
          <w:rFonts w:asciiTheme="majorBidi" w:hAnsiTheme="majorBidi" w:cstheme="majorBidi"/>
          <w:sz w:val="20"/>
          <w:szCs w:val="20"/>
        </w:rPr>
      </w:pPr>
    </w:p>
    <w:sectPr w:rsidR="00A03137" w:rsidRPr="00DF28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44052" w14:textId="77777777" w:rsidR="00217670" w:rsidRDefault="00217670" w:rsidP="007842D4">
      <w:pPr>
        <w:spacing w:after="0" w:line="240" w:lineRule="auto"/>
      </w:pPr>
      <w:r>
        <w:separator/>
      </w:r>
    </w:p>
  </w:endnote>
  <w:endnote w:type="continuationSeparator" w:id="0">
    <w:p w14:paraId="6999ABF2" w14:textId="77777777" w:rsidR="00217670" w:rsidRDefault="00217670" w:rsidP="007842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sz w:val="20"/>
        <w:szCs w:val="20"/>
      </w:rPr>
      <w:id w:val="-1202086289"/>
      <w:docPartObj>
        <w:docPartGallery w:val="Page Numbers (Bottom of Page)"/>
        <w:docPartUnique/>
      </w:docPartObj>
    </w:sdtPr>
    <w:sdtEndPr/>
    <w:sdtContent>
      <w:sdt>
        <w:sdtPr>
          <w:rPr>
            <w:rFonts w:asciiTheme="majorBidi" w:hAnsiTheme="majorBidi" w:cstheme="majorBidi"/>
            <w:sz w:val="20"/>
            <w:szCs w:val="20"/>
          </w:rPr>
          <w:id w:val="-1769616900"/>
          <w:docPartObj>
            <w:docPartGallery w:val="Page Numbers (Top of Page)"/>
            <w:docPartUnique/>
          </w:docPartObj>
        </w:sdtPr>
        <w:sdtEndPr/>
        <w:sdtContent>
          <w:p w14:paraId="4C2FB91A" w14:textId="7FEDADB0" w:rsidR="007842D4" w:rsidRPr="00DF2829" w:rsidRDefault="007842D4">
            <w:pPr>
              <w:pStyle w:val="Footer"/>
              <w:jc w:val="right"/>
              <w:rPr>
                <w:rFonts w:asciiTheme="majorBidi" w:hAnsiTheme="majorBidi" w:cstheme="majorBidi"/>
                <w:sz w:val="20"/>
                <w:szCs w:val="20"/>
              </w:rPr>
            </w:pPr>
            <w:r w:rsidRPr="00DF2829">
              <w:rPr>
                <w:rFonts w:asciiTheme="majorBidi" w:hAnsiTheme="majorBidi" w:cstheme="majorBidi"/>
                <w:sz w:val="20"/>
                <w:szCs w:val="20"/>
              </w:rPr>
              <w:t xml:space="preserve">Page </w:t>
            </w:r>
            <w:r w:rsidRPr="00DF2829">
              <w:rPr>
                <w:rFonts w:asciiTheme="majorBidi" w:hAnsiTheme="majorBidi" w:cstheme="majorBidi"/>
                <w:b/>
                <w:bCs/>
                <w:sz w:val="20"/>
                <w:szCs w:val="20"/>
              </w:rPr>
              <w:fldChar w:fldCharType="begin"/>
            </w:r>
            <w:r w:rsidRPr="00DF2829">
              <w:rPr>
                <w:rFonts w:asciiTheme="majorBidi" w:hAnsiTheme="majorBidi" w:cstheme="majorBidi"/>
                <w:b/>
                <w:bCs/>
                <w:sz w:val="20"/>
                <w:szCs w:val="20"/>
              </w:rPr>
              <w:instrText xml:space="preserve"> PAGE </w:instrText>
            </w:r>
            <w:r w:rsidRPr="00DF2829">
              <w:rPr>
                <w:rFonts w:asciiTheme="majorBidi" w:hAnsiTheme="majorBidi" w:cstheme="majorBidi"/>
                <w:b/>
                <w:bCs/>
                <w:sz w:val="20"/>
                <w:szCs w:val="20"/>
              </w:rPr>
              <w:fldChar w:fldCharType="separate"/>
            </w:r>
            <w:r w:rsidRPr="00DF2829">
              <w:rPr>
                <w:rFonts w:asciiTheme="majorBidi" w:hAnsiTheme="majorBidi" w:cstheme="majorBidi"/>
                <w:b/>
                <w:bCs/>
                <w:noProof/>
                <w:sz w:val="20"/>
                <w:szCs w:val="20"/>
              </w:rPr>
              <w:t>2</w:t>
            </w:r>
            <w:r w:rsidRPr="00DF2829">
              <w:rPr>
                <w:rFonts w:asciiTheme="majorBidi" w:hAnsiTheme="majorBidi" w:cstheme="majorBidi"/>
                <w:b/>
                <w:bCs/>
                <w:sz w:val="20"/>
                <w:szCs w:val="20"/>
              </w:rPr>
              <w:fldChar w:fldCharType="end"/>
            </w:r>
            <w:r w:rsidRPr="00DF2829">
              <w:rPr>
                <w:rFonts w:asciiTheme="majorBidi" w:hAnsiTheme="majorBidi" w:cstheme="majorBidi"/>
                <w:sz w:val="20"/>
                <w:szCs w:val="20"/>
              </w:rPr>
              <w:t xml:space="preserve"> of </w:t>
            </w:r>
            <w:r w:rsidRPr="00DF2829">
              <w:rPr>
                <w:rFonts w:asciiTheme="majorBidi" w:hAnsiTheme="majorBidi" w:cstheme="majorBidi"/>
                <w:b/>
                <w:bCs/>
                <w:sz w:val="20"/>
                <w:szCs w:val="20"/>
              </w:rPr>
              <w:fldChar w:fldCharType="begin"/>
            </w:r>
            <w:r w:rsidRPr="00DF2829">
              <w:rPr>
                <w:rFonts w:asciiTheme="majorBidi" w:hAnsiTheme="majorBidi" w:cstheme="majorBidi"/>
                <w:b/>
                <w:bCs/>
                <w:sz w:val="20"/>
                <w:szCs w:val="20"/>
              </w:rPr>
              <w:instrText xml:space="preserve"> NUMPAGES  </w:instrText>
            </w:r>
            <w:r w:rsidRPr="00DF2829">
              <w:rPr>
                <w:rFonts w:asciiTheme="majorBidi" w:hAnsiTheme="majorBidi" w:cstheme="majorBidi"/>
                <w:b/>
                <w:bCs/>
                <w:sz w:val="20"/>
                <w:szCs w:val="20"/>
              </w:rPr>
              <w:fldChar w:fldCharType="separate"/>
            </w:r>
            <w:r w:rsidRPr="00DF2829">
              <w:rPr>
                <w:rFonts w:asciiTheme="majorBidi" w:hAnsiTheme="majorBidi" w:cstheme="majorBidi"/>
                <w:b/>
                <w:bCs/>
                <w:noProof/>
                <w:sz w:val="20"/>
                <w:szCs w:val="20"/>
              </w:rPr>
              <w:t>2</w:t>
            </w:r>
            <w:r w:rsidRPr="00DF2829">
              <w:rPr>
                <w:rFonts w:asciiTheme="majorBidi" w:hAnsiTheme="majorBidi" w:cstheme="majorBidi"/>
                <w:b/>
                <w:bCs/>
                <w:sz w:val="20"/>
                <w:szCs w:val="20"/>
              </w:rPr>
              <w:fldChar w:fldCharType="end"/>
            </w:r>
          </w:p>
        </w:sdtContent>
      </w:sdt>
    </w:sdtContent>
  </w:sdt>
  <w:p w14:paraId="32501C5A" w14:textId="77777777" w:rsidR="007842D4" w:rsidRPr="007842D4" w:rsidRDefault="007842D4">
    <w:pPr>
      <w:pStyle w:val="Footer"/>
      <w:rPr>
        <w:rFonts w:asciiTheme="minorBidi" w:hAnsiTheme="minorBid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CD068" w14:textId="77777777" w:rsidR="00217670" w:rsidRDefault="00217670" w:rsidP="007842D4">
      <w:pPr>
        <w:spacing w:after="0" w:line="240" w:lineRule="auto"/>
      </w:pPr>
      <w:r>
        <w:separator/>
      </w:r>
    </w:p>
  </w:footnote>
  <w:footnote w:type="continuationSeparator" w:id="0">
    <w:p w14:paraId="7174085C" w14:textId="77777777" w:rsidR="00217670" w:rsidRDefault="00217670" w:rsidP="007842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9145C" w14:textId="1D638F00" w:rsidR="007842D4" w:rsidRPr="00F45A06" w:rsidRDefault="001C65A7" w:rsidP="004269CF">
    <w:pPr>
      <w:pStyle w:val="Header"/>
      <w:jc w:val="right"/>
      <w:rPr>
        <w:rFonts w:asciiTheme="majorBidi" w:hAnsiTheme="majorBidi" w:cstheme="majorBidi"/>
        <w:b/>
        <w:bCs/>
        <w:sz w:val="20"/>
        <w:szCs w:val="20"/>
      </w:rPr>
    </w:pPr>
    <w:sdt>
      <w:sdtPr>
        <w:rPr>
          <w:rFonts w:asciiTheme="majorBidi" w:hAnsiTheme="majorBidi" w:cstheme="majorBidi"/>
          <w:sz w:val="20"/>
          <w:szCs w:val="20"/>
        </w:rPr>
        <w:id w:val="567848488"/>
        <w:docPartObj>
          <w:docPartGallery w:val="Watermarks"/>
          <w:docPartUnique/>
        </w:docPartObj>
      </w:sdtPr>
      <w:sdtEndPr/>
      <w:sdtContent>
        <w:r>
          <w:rPr>
            <w:rFonts w:asciiTheme="majorBidi" w:hAnsiTheme="majorBidi" w:cstheme="majorBidi"/>
            <w:noProof/>
            <w:sz w:val="20"/>
            <w:szCs w:val="20"/>
          </w:rPr>
          <w:pict w14:anchorId="2D8BF69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4269CF" w:rsidRPr="00F45A06">
      <w:rPr>
        <w:rFonts w:asciiTheme="majorBidi" w:hAnsiTheme="majorBidi" w:cstheme="majorBidi"/>
        <w:b/>
        <w:bCs/>
        <w:sz w:val="20"/>
        <w:szCs w:val="20"/>
      </w:rPr>
      <w:t>Private and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7F1B"/>
    <w:multiLevelType w:val="hybridMultilevel"/>
    <w:tmpl w:val="BCAED2DE"/>
    <w:lvl w:ilvl="0" w:tplc="7300667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C233C9A"/>
    <w:multiLevelType w:val="hybridMultilevel"/>
    <w:tmpl w:val="CDFCE5A6"/>
    <w:lvl w:ilvl="0" w:tplc="132E2BF6">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 w15:restartNumberingAfterBreak="0">
    <w:nsid w:val="0E075BB4"/>
    <w:multiLevelType w:val="hybridMultilevel"/>
    <w:tmpl w:val="AB1A8A76"/>
    <w:lvl w:ilvl="0" w:tplc="AD2854BA">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FD061DA"/>
    <w:multiLevelType w:val="hybridMultilevel"/>
    <w:tmpl w:val="0C9643DA"/>
    <w:lvl w:ilvl="0" w:tplc="461C2EFE">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 w15:restartNumberingAfterBreak="0">
    <w:nsid w:val="14512766"/>
    <w:multiLevelType w:val="hybridMultilevel"/>
    <w:tmpl w:val="7486CCB2"/>
    <w:lvl w:ilvl="0" w:tplc="17962074">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5" w15:restartNumberingAfterBreak="0">
    <w:nsid w:val="1EE158B1"/>
    <w:multiLevelType w:val="hybridMultilevel"/>
    <w:tmpl w:val="B48E3712"/>
    <w:lvl w:ilvl="0" w:tplc="1B64560E">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17B1F80"/>
    <w:multiLevelType w:val="hybridMultilevel"/>
    <w:tmpl w:val="68AAB4EE"/>
    <w:lvl w:ilvl="0" w:tplc="7D801886">
      <w:start w:val="1"/>
      <w:numFmt w:val="decimal"/>
      <w:lvlText w:val="%1."/>
      <w:lvlJc w:val="left"/>
      <w:pPr>
        <w:ind w:left="720" w:hanging="360"/>
      </w:pPr>
      <w:rPr>
        <w:rFonts w:asciiTheme="majorBidi" w:hAnsiTheme="majorBidi" w:cstheme="majorBidi"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CAD2250"/>
    <w:multiLevelType w:val="hybridMultilevel"/>
    <w:tmpl w:val="A3709612"/>
    <w:lvl w:ilvl="0" w:tplc="A22AC030">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8" w15:restartNumberingAfterBreak="0">
    <w:nsid w:val="2F7F5115"/>
    <w:multiLevelType w:val="hybridMultilevel"/>
    <w:tmpl w:val="4E1882DC"/>
    <w:lvl w:ilvl="0" w:tplc="51884624">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9" w15:restartNumberingAfterBreak="0">
    <w:nsid w:val="305C6922"/>
    <w:multiLevelType w:val="hybridMultilevel"/>
    <w:tmpl w:val="B44402D6"/>
    <w:lvl w:ilvl="0" w:tplc="ABFC98AE">
      <w:start w:val="1"/>
      <w:numFmt w:val="lowerLetter"/>
      <w:lvlText w:val="%1."/>
      <w:lvlJc w:val="left"/>
      <w:pPr>
        <w:ind w:left="927" w:hanging="360"/>
      </w:pPr>
      <w:rPr>
        <w:rFonts w:ascii="Arial" w:hAnsi="Arial" w:cs="Arial"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0" w15:restartNumberingAfterBreak="0">
    <w:nsid w:val="32081CEA"/>
    <w:multiLevelType w:val="hybridMultilevel"/>
    <w:tmpl w:val="BCEE75B0"/>
    <w:lvl w:ilvl="0" w:tplc="CB4489A4">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1" w15:restartNumberingAfterBreak="0">
    <w:nsid w:val="36006239"/>
    <w:multiLevelType w:val="hybridMultilevel"/>
    <w:tmpl w:val="CCFC62B4"/>
    <w:lvl w:ilvl="0" w:tplc="26B0918E">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0826F74"/>
    <w:multiLevelType w:val="hybridMultilevel"/>
    <w:tmpl w:val="8D68659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4C909AF"/>
    <w:multiLevelType w:val="hybridMultilevel"/>
    <w:tmpl w:val="CF185992"/>
    <w:lvl w:ilvl="0" w:tplc="F2F6643C">
      <w:start w:val="1"/>
      <w:numFmt w:val="decimal"/>
      <w:lvlText w:val="%1."/>
      <w:lvlJc w:val="left"/>
      <w:pPr>
        <w:ind w:left="720" w:hanging="360"/>
      </w:pPr>
      <w:rPr>
        <w:rFonts w:hint="default"/>
        <w:u w:val="no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75B3203"/>
    <w:multiLevelType w:val="multilevel"/>
    <w:tmpl w:val="E5440F16"/>
    <w:name w:val="AODoc"/>
    <w:lvl w:ilvl="0">
      <w:start w:val="1"/>
      <w:numFmt w:val="none"/>
      <w:pStyle w:val="AODocTxt"/>
      <w:suff w:val="nothing"/>
      <w:lvlText w:val=""/>
      <w:lvlJc w:val="left"/>
      <w:rPr>
        <w:rFonts w:cs="Times New Roman"/>
      </w:rPr>
    </w:lvl>
    <w:lvl w:ilvl="1">
      <w:start w:val="1"/>
      <w:numFmt w:val="none"/>
      <w:pStyle w:val="AODocTxtL1"/>
      <w:suff w:val="nothing"/>
      <w:lvlText w:val=""/>
      <w:lvlJc w:val="left"/>
      <w:pPr>
        <w:ind w:left="720"/>
      </w:pPr>
      <w:rPr>
        <w:rFonts w:cs="Times New Roman"/>
      </w:rPr>
    </w:lvl>
    <w:lvl w:ilvl="2">
      <w:start w:val="1"/>
      <w:numFmt w:val="none"/>
      <w:pStyle w:val="AODocTxtL2"/>
      <w:suff w:val="nothing"/>
      <w:lvlText w:val=""/>
      <w:lvlJc w:val="left"/>
      <w:pPr>
        <w:ind w:left="1440"/>
      </w:pPr>
      <w:rPr>
        <w:rFonts w:cs="Times New Roman"/>
      </w:rPr>
    </w:lvl>
    <w:lvl w:ilvl="3">
      <w:start w:val="1"/>
      <w:numFmt w:val="none"/>
      <w:pStyle w:val="AODocTxtL3"/>
      <w:suff w:val="nothing"/>
      <w:lvlText w:val=""/>
      <w:lvlJc w:val="left"/>
      <w:pPr>
        <w:ind w:left="2160"/>
      </w:pPr>
      <w:rPr>
        <w:rFonts w:cs="Times New Roman"/>
      </w:rPr>
    </w:lvl>
    <w:lvl w:ilvl="4">
      <w:start w:val="1"/>
      <w:numFmt w:val="none"/>
      <w:pStyle w:val="AODocTxtL4"/>
      <w:suff w:val="nothing"/>
      <w:lvlText w:val=""/>
      <w:lvlJc w:val="left"/>
      <w:pPr>
        <w:ind w:left="2880"/>
      </w:pPr>
      <w:rPr>
        <w:rFonts w:cs="Times New Roman"/>
      </w:rPr>
    </w:lvl>
    <w:lvl w:ilvl="5">
      <w:start w:val="1"/>
      <w:numFmt w:val="none"/>
      <w:pStyle w:val="AODocTxtL5"/>
      <w:suff w:val="nothing"/>
      <w:lvlText w:val=""/>
      <w:lvlJc w:val="left"/>
      <w:pPr>
        <w:ind w:left="3600"/>
      </w:pPr>
      <w:rPr>
        <w:rFonts w:cs="Times New Roman"/>
      </w:rPr>
    </w:lvl>
    <w:lvl w:ilvl="6">
      <w:start w:val="1"/>
      <w:numFmt w:val="none"/>
      <w:pStyle w:val="AODocTxtL6"/>
      <w:suff w:val="nothing"/>
      <w:lvlText w:val=""/>
      <w:lvlJc w:val="left"/>
      <w:pPr>
        <w:ind w:left="4320"/>
      </w:pPr>
      <w:rPr>
        <w:rFonts w:cs="Times New Roman"/>
      </w:rPr>
    </w:lvl>
    <w:lvl w:ilvl="7">
      <w:start w:val="1"/>
      <w:numFmt w:val="none"/>
      <w:pStyle w:val="AODocTxtL7"/>
      <w:suff w:val="nothing"/>
      <w:lvlText w:val=""/>
      <w:lvlJc w:val="left"/>
      <w:pPr>
        <w:ind w:left="5040"/>
      </w:pPr>
      <w:rPr>
        <w:rFonts w:cs="Times New Roman"/>
      </w:rPr>
    </w:lvl>
    <w:lvl w:ilvl="8">
      <w:start w:val="1"/>
      <w:numFmt w:val="none"/>
      <w:pStyle w:val="AODocTxtL8"/>
      <w:suff w:val="nothing"/>
      <w:lvlText w:val=""/>
      <w:lvlJc w:val="left"/>
      <w:pPr>
        <w:ind w:left="5760"/>
      </w:pPr>
      <w:rPr>
        <w:rFonts w:cs="Times New Roman"/>
      </w:rPr>
    </w:lvl>
  </w:abstractNum>
  <w:abstractNum w:abstractNumId="15" w15:restartNumberingAfterBreak="0">
    <w:nsid w:val="4792623C"/>
    <w:multiLevelType w:val="hybridMultilevel"/>
    <w:tmpl w:val="CEC02A88"/>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6" w15:restartNumberingAfterBreak="0">
    <w:nsid w:val="4ACF3116"/>
    <w:multiLevelType w:val="hybridMultilevel"/>
    <w:tmpl w:val="DFF0BFE8"/>
    <w:lvl w:ilvl="0" w:tplc="919C839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2221928"/>
    <w:multiLevelType w:val="hybridMultilevel"/>
    <w:tmpl w:val="45B00756"/>
    <w:lvl w:ilvl="0" w:tplc="11F8A52E">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8" w15:restartNumberingAfterBreak="0">
    <w:nsid w:val="539A138D"/>
    <w:multiLevelType w:val="hybridMultilevel"/>
    <w:tmpl w:val="5D12DD4E"/>
    <w:lvl w:ilvl="0" w:tplc="24A88E24">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9" w15:restartNumberingAfterBreak="0">
    <w:nsid w:val="53A65ED1"/>
    <w:multiLevelType w:val="hybridMultilevel"/>
    <w:tmpl w:val="8480A7A6"/>
    <w:lvl w:ilvl="0" w:tplc="AD2854B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40F7E0A"/>
    <w:multiLevelType w:val="hybridMultilevel"/>
    <w:tmpl w:val="BEE83C2A"/>
    <w:lvl w:ilvl="0" w:tplc="FC9CA52A">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1" w15:restartNumberingAfterBreak="0">
    <w:nsid w:val="55A8512F"/>
    <w:multiLevelType w:val="hybridMultilevel"/>
    <w:tmpl w:val="5BD45EE2"/>
    <w:lvl w:ilvl="0" w:tplc="24E6E024">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2" w15:restartNumberingAfterBreak="0">
    <w:nsid w:val="561C260B"/>
    <w:multiLevelType w:val="hybridMultilevel"/>
    <w:tmpl w:val="ED9AF316"/>
    <w:lvl w:ilvl="0" w:tplc="5B0410CC">
      <w:start w:val="1"/>
      <w:numFmt w:val="lowerLetter"/>
      <w:lvlText w:val="%1."/>
      <w:lvlJc w:val="left"/>
      <w:pPr>
        <w:ind w:left="927" w:hanging="360"/>
      </w:pPr>
      <w:rPr>
        <w:rFonts w:asciiTheme="majorBidi" w:hAnsiTheme="majorBidi" w:cstheme="majorBidi"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3" w15:restartNumberingAfterBreak="0">
    <w:nsid w:val="57410FE2"/>
    <w:multiLevelType w:val="hybridMultilevel"/>
    <w:tmpl w:val="1FC08514"/>
    <w:lvl w:ilvl="0" w:tplc="2A6856E2">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89E648B"/>
    <w:multiLevelType w:val="hybridMultilevel"/>
    <w:tmpl w:val="745A251C"/>
    <w:lvl w:ilvl="0" w:tplc="D862B8B4">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5" w15:restartNumberingAfterBreak="0">
    <w:nsid w:val="5A164B5B"/>
    <w:multiLevelType w:val="hybridMultilevel"/>
    <w:tmpl w:val="EFBCA2C0"/>
    <w:lvl w:ilvl="0" w:tplc="494A02AA">
      <w:start w:val="1"/>
      <w:numFmt w:val="lowerRoman"/>
      <w:lvlText w:val="%1."/>
      <w:lvlJc w:val="left"/>
      <w:pPr>
        <w:ind w:left="1854" w:hanging="720"/>
      </w:pPr>
      <w:rPr>
        <w:rFonts w:hint="default"/>
        <w:b w:val="0"/>
        <w:bCs w:val="0"/>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26" w15:restartNumberingAfterBreak="0">
    <w:nsid w:val="5D6B1EBD"/>
    <w:multiLevelType w:val="hybridMultilevel"/>
    <w:tmpl w:val="B20856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10432B4"/>
    <w:multiLevelType w:val="hybridMultilevel"/>
    <w:tmpl w:val="7B4C9704"/>
    <w:lvl w:ilvl="0" w:tplc="A6464E26">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8" w15:restartNumberingAfterBreak="0">
    <w:nsid w:val="6E8778BA"/>
    <w:multiLevelType w:val="hybridMultilevel"/>
    <w:tmpl w:val="08BEB07A"/>
    <w:lvl w:ilvl="0" w:tplc="CEC4BEFA">
      <w:start w:val="1"/>
      <w:numFmt w:val="lowerLetter"/>
      <w:lvlText w:val="%1."/>
      <w:lvlJc w:val="left"/>
      <w:pPr>
        <w:ind w:left="1080" w:hanging="360"/>
      </w:pPr>
      <w:rPr>
        <w:rFonts w:ascii="Times New Roman" w:hAnsi="Times New Roman" w:cs="Times New Roman"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9" w15:restartNumberingAfterBreak="0">
    <w:nsid w:val="727664E6"/>
    <w:multiLevelType w:val="hybridMultilevel"/>
    <w:tmpl w:val="CEC02A88"/>
    <w:lvl w:ilvl="0" w:tplc="469ADA4A">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0" w15:restartNumberingAfterBreak="0">
    <w:nsid w:val="775E2492"/>
    <w:multiLevelType w:val="hybridMultilevel"/>
    <w:tmpl w:val="82C8A10E"/>
    <w:lvl w:ilvl="0" w:tplc="240E6E14">
      <w:start w:val="1"/>
      <w:numFmt w:val="lowerLetter"/>
      <w:lvlText w:val="%1."/>
      <w:lvlJc w:val="left"/>
      <w:pPr>
        <w:ind w:left="927" w:hanging="360"/>
      </w:pPr>
      <w:rPr>
        <w:rFonts w:hint="default"/>
        <w:b w:val="0"/>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79EC1501"/>
    <w:multiLevelType w:val="hybridMultilevel"/>
    <w:tmpl w:val="C82E3698"/>
    <w:lvl w:ilvl="0" w:tplc="AD2854B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73308538">
    <w:abstractNumId w:val="12"/>
  </w:num>
  <w:num w:numId="2" w16cid:durableId="1218511640">
    <w:abstractNumId w:val="26"/>
  </w:num>
  <w:num w:numId="3" w16cid:durableId="1754080919">
    <w:abstractNumId w:val="8"/>
  </w:num>
  <w:num w:numId="4" w16cid:durableId="1271008902">
    <w:abstractNumId w:val="9"/>
  </w:num>
  <w:num w:numId="5" w16cid:durableId="976033611">
    <w:abstractNumId w:val="23"/>
  </w:num>
  <w:num w:numId="6" w16cid:durableId="2099398830">
    <w:abstractNumId w:val="30"/>
  </w:num>
  <w:num w:numId="7" w16cid:durableId="177042621">
    <w:abstractNumId w:val="0"/>
  </w:num>
  <w:num w:numId="8" w16cid:durableId="1457874210">
    <w:abstractNumId w:val="6"/>
  </w:num>
  <w:num w:numId="9" w16cid:durableId="154995091">
    <w:abstractNumId w:val="17"/>
  </w:num>
  <w:num w:numId="10" w16cid:durableId="1511868230">
    <w:abstractNumId w:val="5"/>
  </w:num>
  <w:num w:numId="11" w16cid:durableId="1263030475">
    <w:abstractNumId w:val="11"/>
  </w:num>
  <w:num w:numId="12" w16cid:durableId="2057197088">
    <w:abstractNumId w:val="28"/>
  </w:num>
  <w:num w:numId="13" w16cid:durableId="509951385">
    <w:abstractNumId w:val="16"/>
  </w:num>
  <w:num w:numId="14" w16cid:durableId="1519273947">
    <w:abstractNumId w:val="27"/>
  </w:num>
  <w:num w:numId="15" w16cid:durableId="2071347004">
    <w:abstractNumId w:val="29"/>
  </w:num>
  <w:num w:numId="16" w16cid:durableId="835413482">
    <w:abstractNumId w:val="18"/>
  </w:num>
  <w:num w:numId="17" w16cid:durableId="1010763939">
    <w:abstractNumId w:val="13"/>
  </w:num>
  <w:num w:numId="18" w16cid:durableId="296450985">
    <w:abstractNumId w:val="31"/>
  </w:num>
  <w:num w:numId="19" w16cid:durableId="1715806815">
    <w:abstractNumId w:val="19"/>
  </w:num>
  <w:num w:numId="20" w16cid:durableId="305283812">
    <w:abstractNumId w:val="2"/>
  </w:num>
  <w:num w:numId="21" w16cid:durableId="418215106">
    <w:abstractNumId w:val="21"/>
  </w:num>
  <w:num w:numId="22" w16cid:durableId="1154180973">
    <w:abstractNumId w:val="1"/>
  </w:num>
  <w:num w:numId="23" w16cid:durableId="714545640">
    <w:abstractNumId w:val="22"/>
  </w:num>
  <w:num w:numId="24" w16cid:durableId="2067485026">
    <w:abstractNumId w:val="7"/>
  </w:num>
  <w:num w:numId="25" w16cid:durableId="1668166405">
    <w:abstractNumId w:val="4"/>
  </w:num>
  <w:num w:numId="26" w16cid:durableId="227036534">
    <w:abstractNumId w:val="20"/>
  </w:num>
  <w:num w:numId="27" w16cid:durableId="1937129653">
    <w:abstractNumId w:val="3"/>
  </w:num>
  <w:num w:numId="28" w16cid:durableId="2056731717">
    <w:abstractNumId w:val="25"/>
  </w:num>
  <w:num w:numId="29" w16cid:durableId="551893173">
    <w:abstractNumId w:val="14"/>
  </w:num>
  <w:num w:numId="30" w16cid:durableId="1599483011">
    <w:abstractNumId w:val="10"/>
  </w:num>
  <w:num w:numId="31" w16cid:durableId="523909192">
    <w:abstractNumId w:val="24"/>
  </w:num>
  <w:num w:numId="32" w16cid:durableId="1940137425">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ntons - TA">
    <w15:presenceInfo w15:providerId="None" w15:userId="Dentons - TA"/>
  </w15:person>
  <w15:person w15:author="Dentons HPRP">
    <w15:presenceInfo w15:providerId="None" w15:userId="Dentons HPR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revisionView w:formatting="0"/>
  <w:trackRevision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2D4"/>
    <w:rsid w:val="000143F0"/>
    <w:rsid w:val="00042AAA"/>
    <w:rsid w:val="00061336"/>
    <w:rsid w:val="0007104D"/>
    <w:rsid w:val="000863B5"/>
    <w:rsid w:val="000C2107"/>
    <w:rsid w:val="000C3AB1"/>
    <w:rsid w:val="000D2778"/>
    <w:rsid w:val="001010B5"/>
    <w:rsid w:val="001254BF"/>
    <w:rsid w:val="00144505"/>
    <w:rsid w:val="0016747F"/>
    <w:rsid w:val="001C65A7"/>
    <w:rsid w:val="001E0005"/>
    <w:rsid w:val="0021204F"/>
    <w:rsid w:val="0021249B"/>
    <w:rsid w:val="00217670"/>
    <w:rsid w:val="00223D69"/>
    <w:rsid w:val="002424CC"/>
    <w:rsid w:val="002716F4"/>
    <w:rsid w:val="002844DC"/>
    <w:rsid w:val="002926CF"/>
    <w:rsid w:val="002974DD"/>
    <w:rsid w:val="002A63FA"/>
    <w:rsid w:val="002B4E74"/>
    <w:rsid w:val="002D6B63"/>
    <w:rsid w:val="002E014F"/>
    <w:rsid w:val="002E4980"/>
    <w:rsid w:val="003163A5"/>
    <w:rsid w:val="00316A29"/>
    <w:rsid w:val="00335A84"/>
    <w:rsid w:val="00347305"/>
    <w:rsid w:val="00386430"/>
    <w:rsid w:val="00395021"/>
    <w:rsid w:val="0039744E"/>
    <w:rsid w:val="003A6D31"/>
    <w:rsid w:val="003C0658"/>
    <w:rsid w:val="003D04F8"/>
    <w:rsid w:val="003F2AAA"/>
    <w:rsid w:val="004219AE"/>
    <w:rsid w:val="004269CF"/>
    <w:rsid w:val="00453780"/>
    <w:rsid w:val="00473A42"/>
    <w:rsid w:val="004E1A97"/>
    <w:rsid w:val="004F06A8"/>
    <w:rsid w:val="0050085A"/>
    <w:rsid w:val="00505E99"/>
    <w:rsid w:val="005206D7"/>
    <w:rsid w:val="00523448"/>
    <w:rsid w:val="00536789"/>
    <w:rsid w:val="005452F7"/>
    <w:rsid w:val="00570CF1"/>
    <w:rsid w:val="00580265"/>
    <w:rsid w:val="00581FCC"/>
    <w:rsid w:val="005A217E"/>
    <w:rsid w:val="005B5821"/>
    <w:rsid w:val="005E405D"/>
    <w:rsid w:val="00613EF1"/>
    <w:rsid w:val="00657AE5"/>
    <w:rsid w:val="006624A5"/>
    <w:rsid w:val="006672F3"/>
    <w:rsid w:val="006A2260"/>
    <w:rsid w:val="006A3296"/>
    <w:rsid w:val="006D78E8"/>
    <w:rsid w:val="006E3805"/>
    <w:rsid w:val="006F44BE"/>
    <w:rsid w:val="00712575"/>
    <w:rsid w:val="00714873"/>
    <w:rsid w:val="00715844"/>
    <w:rsid w:val="00715C79"/>
    <w:rsid w:val="007174F6"/>
    <w:rsid w:val="00744728"/>
    <w:rsid w:val="0078192E"/>
    <w:rsid w:val="007842D4"/>
    <w:rsid w:val="007879A2"/>
    <w:rsid w:val="007D7F23"/>
    <w:rsid w:val="007E4493"/>
    <w:rsid w:val="007F17B9"/>
    <w:rsid w:val="007F3B87"/>
    <w:rsid w:val="007F3BAA"/>
    <w:rsid w:val="008052D5"/>
    <w:rsid w:val="00837153"/>
    <w:rsid w:val="00894022"/>
    <w:rsid w:val="008E686B"/>
    <w:rsid w:val="00941EA9"/>
    <w:rsid w:val="009427F7"/>
    <w:rsid w:val="00952295"/>
    <w:rsid w:val="00955CA1"/>
    <w:rsid w:val="00972B2E"/>
    <w:rsid w:val="00983F23"/>
    <w:rsid w:val="009964A0"/>
    <w:rsid w:val="009A2A64"/>
    <w:rsid w:val="009C38E9"/>
    <w:rsid w:val="009E27E3"/>
    <w:rsid w:val="00A01E86"/>
    <w:rsid w:val="00A03137"/>
    <w:rsid w:val="00A70E62"/>
    <w:rsid w:val="00AB40B9"/>
    <w:rsid w:val="00AD24A4"/>
    <w:rsid w:val="00AE296F"/>
    <w:rsid w:val="00AF1346"/>
    <w:rsid w:val="00AF1A96"/>
    <w:rsid w:val="00AF1E82"/>
    <w:rsid w:val="00AF362D"/>
    <w:rsid w:val="00B13A53"/>
    <w:rsid w:val="00B35A11"/>
    <w:rsid w:val="00B77EE7"/>
    <w:rsid w:val="00B83229"/>
    <w:rsid w:val="00B872D7"/>
    <w:rsid w:val="00B94A65"/>
    <w:rsid w:val="00BA1190"/>
    <w:rsid w:val="00BA4C1F"/>
    <w:rsid w:val="00BB6321"/>
    <w:rsid w:val="00BF7DF1"/>
    <w:rsid w:val="00C153B7"/>
    <w:rsid w:val="00C32A07"/>
    <w:rsid w:val="00C4312E"/>
    <w:rsid w:val="00C44036"/>
    <w:rsid w:val="00C50BB2"/>
    <w:rsid w:val="00C56FAB"/>
    <w:rsid w:val="00C80F0A"/>
    <w:rsid w:val="00C87B52"/>
    <w:rsid w:val="00CB3AFA"/>
    <w:rsid w:val="00CB6BA6"/>
    <w:rsid w:val="00CC1E95"/>
    <w:rsid w:val="00CC37BD"/>
    <w:rsid w:val="00D20BC1"/>
    <w:rsid w:val="00D50B21"/>
    <w:rsid w:val="00D54F9E"/>
    <w:rsid w:val="00D55CB7"/>
    <w:rsid w:val="00DA0887"/>
    <w:rsid w:val="00DF2829"/>
    <w:rsid w:val="00E13840"/>
    <w:rsid w:val="00E16ABE"/>
    <w:rsid w:val="00E4246C"/>
    <w:rsid w:val="00E46D01"/>
    <w:rsid w:val="00E53A86"/>
    <w:rsid w:val="00E61C72"/>
    <w:rsid w:val="00E63660"/>
    <w:rsid w:val="00E70447"/>
    <w:rsid w:val="00E706AF"/>
    <w:rsid w:val="00EA10C3"/>
    <w:rsid w:val="00EB67B6"/>
    <w:rsid w:val="00ED6600"/>
    <w:rsid w:val="00F11A0D"/>
    <w:rsid w:val="00F15704"/>
    <w:rsid w:val="00F178A5"/>
    <w:rsid w:val="00F25D97"/>
    <w:rsid w:val="00F3731A"/>
    <w:rsid w:val="00F43A15"/>
    <w:rsid w:val="00F45A06"/>
    <w:rsid w:val="00FA29F7"/>
    <w:rsid w:val="00FE4BBD"/>
    <w:rsid w:val="00FE774C"/>
    <w:rsid w:val="00FF215A"/>
    <w:rsid w:val="00FF2824"/>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5B553C"/>
  <w15:chartTrackingRefBased/>
  <w15:docId w15:val="{B24BCDD3-39F2-49CC-A6B1-186341C98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2D4"/>
  </w:style>
  <w:style w:type="paragraph" w:styleId="Heading1">
    <w:name w:val="heading 1"/>
    <w:basedOn w:val="Normal"/>
    <w:next w:val="Normal"/>
    <w:link w:val="Heading1Char"/>
    <w:uiPriority w:val="9"/>
    <w:qFormat/>
    <w:rsid w:val="007842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42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42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2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2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2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42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42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2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2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2D4"/>
    <w:rPr>
      <w:rFonts w:eastAsiaTheme="majorEastAsia" w:cstheme="majorBidi"/>
      <w:color w:val="272727" w:themeColor="text1" w:themeTint="D8"/>
    </w:rPr>
  </w:style>
  <w:style w:type="paragraph" w:styleId="Title">
    <w:name w:val="Title"/>
    <w:basedOn w:val="Normal"/>
    <w:next w:val="Normal"/>
    <w:link w:val="TitleChar"/>
    <w:uiPriority w:val="10"/>
    <w:qFormat/>
    <w:rsid w:val="00784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2D4"/>
    <w:pPr>
      <w:spacing w:before="160"/>
      <w:jc w:val="center"/>
    </w:pPr>
    <w:rPr>
      <w:i/>
      <w:iCs/>
      <w:color w:val="404040" w:themeColor="text1" w:themeTint="BF"/>
    </w:rPr>
  </w:style>
  <w:style w:type="character" w:customStyle="1" w:styleId="QuoteChar">
    <w:name w:val="Quote Char"/>
    <w:basedOn w:val="DefaultParagraphFont"/>
    <w:link w:val="Quote"/>
    <w:uiPriority w:val="29"/>
    <w:rsid w:val="007842D4"/>
    <w:rPr>
      <w:i/>
      <w:iCs/>
      <w:color w:val="404040" w:themeColor="text1" w:themeTint="BF"/>
    </w:rPr>
  </w:style>
  <w:style w:type="paragraph" w:styleId="ListParagraph">
    <w:name w:val="List Paragraph"/>
    <w:basedOn w:val="Normal"/>
    <w:uiPriority w:val="34"/>
    <w:qFormat/>
    <w:rsid w:val="007842D4"/>
    <w:pPr>
      <w:ind w:left="720"/>
      <w:contextualSpacing/>
    </w:pPr>
  </w:style>
  <w:style w:type="character" w:styleId="IntenseEmphasis">
    <w:name w:val="Intense Emphasis"/>
    <w:basedOn w:val="DefaultParagraphFont"/>
    <w:uiPriority w:val="21"/>
    <w:qFormat/>
    <w:rsid w:val="007842D4"/>
    <w:rPr>
      <w:i/>
      <w:iCs/>
      <w:color w:val="0F4761" w:themeColor="accent1" w:themeShade="BF"/>
    </w:rPr>
  </w:style>
  <w:style w:type="paragraph" w:styleId="IntenseQuote">
    <w:name w:val="Intense Quote"/>
    <w:basedOn w:val="Normal"/>
    <w:next w:val="Normal"/>
    <w:link w:val="IntenseQuoteChar"/>
    <w:uiPriority w:val="30"/>
    <w:qFormat/>
    <w:rsid w:val="00784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2D4"/>
    <w:rPr>
      <w:i/>
      <w:iCs/>
      <w:color w:val="0F4761" w:themeColor="accent1" w:themeShade="BF"/>
    </w:rPr>
  </w:style>
  <w:style w:type="character" w:styleId="IntenseReference">
    <w:name w:val="Intense Reference"/>
    <w:basedOn w:val="DefaultParagraphFont"/>
    <w:uiPriority w:val="32"/>
    <w:qFormat/>
    <w:rsid w:val="007842D4"/>
    <w:rPr>
      <w:b/>
      <w:bCs/>
      <w:smallCaps/>
      <w:color w:val="0F4761" w:themeColor="accent1" w:themeShade="BF"/>
      <w:spacing w:val="5"/>
    </w:rPr>
  </w:style>
  <w:style w:type="table" w:styleId="TableGrid">
    <w:name w:val="Table Grid"/>
    <w:basedOn w:val="TableNormal"/>
    <w:uiPriority w:val="39"/>
    <w:rsid w:val="007842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842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42D4"/>
  </w:style>
  <w:style w:type="paragraph" w:styleId="Footer">
    <w:name w:val="footer"/>
    <w:basedOn w:val="Normal"/>
    <w:link w:val="FooterChar"/>
    <w:uiPriority w:val="99"/>
    <w:unhideWhenUsed/>
    <w:rsid w:val="007842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42D4"/>
  </w:style>
  <w:style w:type="paragraph" w:customStyle="1" w:styleId="FAM90Sectiontextnonum">
    <w:name w:val="FA M90 Section text no num"/>
    <w:basedOn w:val="Heading3"/>
    <w:link w:val="FAM90SectiontextnonumChar"/>
    <w:qFormat/>
    <w:rsid w:val="0078192E"/>
    <w:pPr>
      <w:keepNext w:val="0"/>
      <w:keepLines w:val="0"/>
      <w:spacing w:before="0" w:after="240" w:line="240" w:lineRule="auto"/>
      <w:jc w:val="both"/>
    </w:pPr>
    <w:rPr>
      <w:rFonts w:ascii="Times New Roman" w:eastAsia="SimHei" w:hAnsi="Times New Roman" w:cs="Times New Roman"/>
      <w:bCs/>
      <w:color w:val="auto"/>
      <w:kern w:val="0"/>
      <w:sz w:val="22"/>
      <w:szCs w:val="22"/>
      <w:lang w:val="en-US"/>
      <w14:ligatures w14:val="none"/>
    </w:rPr>
  </w:style>
  <w:style w:type="character" w:customStyle="1" w:styleId="FAM90SectiontextnonumChar">
    <w:name w:val="FA M90 Section text no num Char"/>
    <w:basedOn w:val="DefaultParagraphFont"/>
    <w:link w:val="FAM90Sectiontextnonum"/>
    <w:rsid w:val="0078192E"/>
    <w:rPr>
      <w:rFonts w:ascii="Times New Roman" w:eastAsia="SimHei" w:hAnsi="Times New Roman" w:cs="Times New Roman"/>
      <w:bCs/>
      <w:kern w:val="0"/>
      <w:sz w:val="22"/>
      <w:szCs w:val="22"/>
      <w:lang w:val="en-US"/>
      <w14:ligatures w14:val="none"/>
    </w:rPr>
  </w:style>
  <w:style w:type="paragraph" w:customStyle="1" w:styleId="FAM90Clause">
    <w:name w:val="FA M90 Clause"/>
    <w:basedOn w:val="Heading3"/>
    <w:link w:val="FAM90ClauseChar"/>
    <w:uiPriority w:val="99"/>
    <w:qFormat/>
    <w:rsid w:val="00744728"/>
    <w:pPr>
      <w:keepNext w:val="0"/>
      <w:keepLines w:val="0"/>
      <w:spacing w:before="0" w:after="240" w:line="240" w:lineRule="auto"/>
      <w:jc w:val="both"/>
    </w:pPr>
    <w:rPr>
      <w:rFonts w:ascii="Times New Roman" w:eastAsia="SimHei" w:hAnsi="Times New Roman" w:cs="Times New Roman"/>
      <w:bCs/>
      <w:color w:val="auto"/>
      <w:kern w:val="0"/>
      <w:sz w:val="22"/>
      <w:szCs w:val="22"/>
      <w:lang w:val="en-US"/>
      <w14:ligatures w14:val="none"/>
    </w:rPr>
  </w:style>
  <w:style w:type="character" w:customStyle="1" w:styleId="FAM90ClauseChar">
    <w:name w:val="FA M90 Clause Char"/>
    <w:basedOn w:val="DefaultParagraphFont"/>
    <w:link w:val="FAM90Clause"/>
    <w:uiPriority w:val="99"/>
    <w:rsid w:val="00744728"/>
    <w:rPr>
      <w:rFonts w:ascii="Times New Roman" w:eastAsia="SimHei" w:hAnsi="Times New Roman" w:cs="Times New Roman"/>
      <w:bCs/>
      <w:kern w:val="0"/>
      <w:sz w:val="22"/>
      <w:szCs w:val="22"/>
      <w:lang w:val="en-US"/>
      <w14:ligatures w14:val="none"/>
    </w:rPr>
  </w:style>
  <w:style w:type="paragraph" w:customStyle="1" w:styleId="FAM90Section">
    <w:name w:val="FA M90 Section"/>
    <w:basedOn w:val="Heading2"/>
    <w:link w:val="FAM90SectionChar"/>
    <w:uiPriority w:val="99"/>
    <w:qFormat/>
    <w:rsid w:val="00BA4C1F"/>
    <w:pPr>
      <w:keepLines w:val="0"/>
      <w:spacing w:before="0" w:after="240" w:line="240" w:lineRule="auto"/>
    </w:pPr>
    <w:rPr>
      <w:rFonts w:ascii="Times New Roman" w:eastAsia="SimHei" w:hAnsi="Times New Roman" w:cs="Times New Roman"/>
      <w:b/>
      <w:bCs/>
      <w:color w:val="auto"/>
      <w:kern w:val="0"/>
      <w:sz w:val="22"/>
      <w:szCs w:val="22"/>
      <w:lang w:val="en-US"/>
      <w14:ligatures w14:val="none"/>
    </w:rPr>
  </w:style>
  <w:style w:type="character" w:customStyle="1" w:styleId="FAM90SectionChar">
    <w:name w:val="FA M90 Section Char"/>
    <w:basedOn w:val="DefaultParagraphFont"/>
    <w:link w:val="FAM90Section"/>
    <w:uiPriority w:val="99"/>
    <w:rsid w:val="00BA4C1F"/>
    <w:rPr>
      <w:rFonts w:ascii="Times New Roman" w:eastAsia="SimHei" w:hAnsi="Times New Roman" w:cs="Times New Roman"/>
      <w:b/>
      <w:bCs/>
      <w:kern w:val="0"/>
      <w:sz w:val="22"/>
      <w:szCs w:val="22"/>
      <w:lang w:val="en-US"/>
      <w14:ligatures w14:val="none"/>
    </w:rPr>
  </w:style>
  <w:style w:type="paragraph" w:customStyle="1" w:styleId="AODocTxt">
    <w:name w:val="AODocTxt"/>
    <w:basedOn w:val="Normal"/>
    <w:rsid w:val="00BA4C1F"/>
    <w:pPr>
      <w:numPr>
        <w:numId w:val="29"/>
      </w:numPr>
      <w:spacing w:before="240" w:after="0" w:line="260" w:lineRule="atLeast"/>
      <w:jc w:val="both"/>
    </w:pPr>
    <w:rPr>
      <w:rFonts w:ascii="Times New Roman" w:eastAsia="SimSun" w:hAnsi="Times New Roman" w:cs="Times New Roman"/>
      <w:kern w:val="0"/>
      <w:sz w:val="22"/>
      <w:szCs w:val="22"/>
      <w:lang w:val="en-GB" w:eastAsia="en-US"/>
      <w14:ligatures w14:val="none"/>
    </w:rPr>
  </w:style>
  <w:style w:type="paragraph" w:customStyle="1" w:styleId="AODocTxtL1">
    <w:name w:val="AODocTxtL1"/>
    <w:basedOn w:val="AODocTxt"/>
    <w:link w:val="AODocTxtL1Char"/>
    <w:rsid w:val="00BA4C1F"/>
    <w:pPr>
      <w:numPr>
        <w:ilvl w:val="1"/>
      </w:numPr>
      <w:ind w:hanging="360"/>
    </w:pPr>
    <w:rPr>
      <w:lang w:eastAsia="zh-CN"/>
    </w:rPr>
  </w:style>
  <w:style w:type="character" w:customStyle="1" w:styleId="AODocTxtL1Char">
    <w:name w:val="AODocTxtL1 Char"/>
    <w:link w:val="AODocTxtL1"/>
    <w:locked/>
    <w:rsid w:val="00BA4C1F"/>
    <w:rPr>
      <w:rFonts w:ascii="Times New Roman" w:eastAsia="SimSun" w:hAnsi="Times New Roman" w:cs="Times New Roman"/>
      <w:kern w:val="0"/>
      <w:sz w:val="22"/>
      <w:szCs w:val="22"/>
      <w:lang w:val="en-GB"/>
      <w14:ligatures w14:val="none"/>
    </w:rPr>
  </w:style>
  <w:style w:type="paragraph" w:customStyle="1" w:styleId="AODocTxtL2">
    <w:name w:val="AODocTxtL2"/>
    <w:basedOn w:val="AODocTxt"/>
    <w:rsid w:val="00BA4C1F"/>
    <w:pPr>
      <w:numPr>
        <w:ilvl w:val="2"/>
      </w:numPr>
      <w:ind w:hanging="360"/>
    </w:pPr>
  </w:style>
  <w:style w:type="paragraph" w:customStyle="1" w:styleId="AODocTxtL3">
    <w:name w:val="AODocTxtL3"/>
    <w:basedOn w:val="AODocTxt"/>
    <w:rsid w:val="00BA4C1F"/>
    <w:pPr>
      <w:numPr>
        <w:ilvl w:val="3"/>
      </w:numPr>
      <w:ind w:hanging="360"/>
    </w:pPr>
  </w:style>
  <w:style w:type="paragraph" w:customStyle="1" w:styleId="AODocTxtL4">
    <w:name w:val="AODocTxtL4"/>
    <w:basedOn w:val="AODocTxt"/>
    <w:rsid w:val="00BA4C1F"/>
    <w:pPr>
      <w:numPr>
        <w:ilvl w:val="4"/>
      </w:numPr>
      <w:ind w:hanging="360"/>
    </w:pPr>
  </w:style>
  <w:style w:type="paragraph" w:customStyle="1" w:styleId="AODocTxtL5">
    <w:name w:val="AODocTxtL5"/>
    <w:basedOn w:val="AODocTxt"/>
    <w:rsid w:val="00BA4C1F"/>
    <w:pPr>
      <w:numPr>
        <w:ilvl w:val="5"/>
      </w:numPr>
      <w:ind w:hanging="360"/>
    </w:pPr>
  </w:style>
  <w:style w:type="paragraph" w:customStyle="1" w:styleId="AODocTxtL6">
    <w:name w:val="AODocTxtL6"/>
    <w:basedOn w:val="AODocTxt"/>
    <w:rsid w:val="00BA4C1F"/>
    <w:pPr>
      <w:numPr>
        <w:ilvl w:val="6"/>
      </w:numPr>
      <w:ind w:hanging="360"/>
    </w:pPr>
  </w:style>
  <w:style w:type="paragraph" w:customStyle="1" w:styleId="AODocTxtL7">
    <w:name w:val="AODocTxtL7"/>
    <w:basedOn w:val="AODocTxt"/>
    <w:rsid w:val="00BA4C1F"/>
    <w:pPr>
      <w:numPr>
        <w:ilvl w:val="7"/>
      </w:numPr>
      <w:ind w:hanging="360"/>
    </w:pPr>
  </w:style>
  <w:style w:type="paragraph" w:customStyle="1" w:styleId="AODocTxtL8">
    <w:name w:val="AODocTxtL8"/>
    <w:basedOn w:val="AODocTxt"/>
    <w:rsid w:val="00BA4C1F"/>
    <w:pPr>
      <w:numPr>
        <w:ilvl w:val="8"/>
      </w:numPr>
      <w:ind w:hanging="360"/>
    </w:pPr>
  </w:style>
  <w:style w:type="character" w:styleId="CommentReference">
    <w:name w:val="annotation reference"/>
    <w:basedOn w:val="DefaultParagraphFont"/>
    <w:uiPriority w:val="99"/>
    <w:semiHidden/>
    <w:unhideWhenUsed/>
    <w:rsid w:val="00C50BB2"/>
    <w:rPr>
      <w:sz w:val="16"/>
      <w:szCs w:val="16"/>
    </w:rPr>
  </w:style>
  <w:style w:type="paragraph" w:styleId="CommentText">
    <w:name w:val="annotation text"/>
    <w:basedOn w:val="Normal"/>
    <w:link w:val="CommentTextChar"/>
    <w:uiPriority w:val="99"/>
    <w:unhideWhenUsed/>
    <w:rsid w:val="00C50BB2"/>
    <w:pPr>
      <w:spacing w:line="240" w:lineRule="auto"/>
    </w:pPr>
    <w:rPr>
      <w:sz w:val="20"/>
      <w:szCs w:val="20"/>
    </w:rPr>
  </w:style>
  <w:style w:type="character" w:customStyle="1" w:styleId="CommentTextChar">
    <w:name w:val="Comment Text Char"/>
    <w:basedOn w:val="DefaultParagraphFont"/>
    <w:link w:val="CommentText"/>
    <w:uiPriority w:val="99"/>
    <w:rsid w:val="00C50BB2"/>
    <w:rPr>
      <w:sz w:val="20"/>
      <w:szCs w:val="20"/>
    </w:rPr>
  </w:style>
  <w:style w:type="paragraph" w:styleId="CommentSubject">
    <w:name w:val="annotation subject"/>
    <w:basedOn w:val="CommentText"/>
    <w:next w:val="CommentText"/>
    <w:link w:val="CommentSubjectChar"/>
    <w:uiPriority w:val="99"/>
    <w:semiHidden/>
    <w:unhideWhenUsed/>
    <w:rsid w:val="00C50BB2"/>
    <w:rPr>
      <w:b/>
      <w:bCs/>
    </w:rPr>
  </w:style>
  <w:style w:type="character" w:customStyle="1" w:styleId="CommentSubjectChar">
    <w:name w:val="Comment Subject Char"/>
    <w:basedOn w:val="CommentTextChar"/>
    <w:link w:val="CommentSubject"/>
    <w:uiPriority w:val="99"/>
    <w:semiHidden/>
    <w:rsid w:val="00C50BB2"/>
    <w:rPr>
      <w:b/>
      <w:bCs/>
      <w:sz w:val="20"/>
      <w:szCs w:val="20"/>
    </w:rPr>
  </w:style>
  <w:style w:type="paragraph" w:styleId="Revision">
    <w:name w:val="Revision"/>
    <w:hidden/>
    <w:uiPriority w:val="99"/>
    <w:semiHidden/>
    <w:rsid w:val="007F3BAA"/>
    <w:pPr>
      <w:spacing w:after="0" w:line="240" w:lineRule="auto"/>
    </w:pPr>
  </w:style>
  <w:style w:type="paragraph" w:styleId="NormalWeb">
    <w:name w:val="Normal (Web)"/>
    <w:basedOn w:val="Normal"/>
    <w:uiPriority w:val="99"/>
    <w:semiHidden/>
    <w:unhideWhenUsed/>
    <w:rsid w:val="00CB6BA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856B7-E18E-406D-9DAE-652EB3056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2994</Words>
  <Characters>15604</Characters>
  <Application>Microsoft Office Word</Application>
  <DocSecurity>4</DocSecurity>
  <Lines>487</Lines>
  <Paragraphs>195</Paragraphs>
  <ScaleCrop>false</ScaleCrop>
  <HeadingPairs>
    <vt:vector size="2" baseType="variant">
      <vt:variant>
        <vt:lpstr>Title</vt:lpstr>
      </vt:variant>
      <vt:variant>
        <vt:i4>1</vt:i4>
      </vt:variant>
    </vt:vector>
  </HeadingPairs>
  <TitlesOfParts>
    <vt:vector size="1" baseType="lpstr">
      <vt:lpstr/>
    </vt:vector>
  </TitlesOfParts>
  <Company>Dentons Global Services</Company>
  <LinksUpToDate>false</LinksUpToDate>
  <CharactersWithSpaces>18403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Dentons HPRP</dc:creator>
  <cp:keywords/>
  <dc:description/>
  <cp:lastModifiedBy>Dentons - TA</cp:lastModifiedBy>
  <cp:revision>2</cp:revision>
  <dcterms:created xsi:type="dcterms:W3CDTF">2025-12-06T15:35:00Z</dcterms:created>
  <dcterms:modified xsi:type="dcterms:W3CDTF">2025-12-06T15:35:00Z</dcterms:modified>
</cp:coreProperties>
</file>